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6F210C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0B479FAC" wp14:editId="55C53BAF">
            <wp:extent cx="1143000" cy="1143000"/>
            <wp:effectExtent l="0" t="0" r="0" b="0"/>
            <wp:docPr id="11" name="Picture 11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916969" w:rsidRPr="00871E1A" w:rsidRDefault="00FC68B9" w:rsidP="001710BD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 xml:space="preserve">Lab </w:t>
      </w:r>
      <w:r w:rsidR="00346F9B">
        <w:rPr>
          <w:rFonts w:ascii="Times New Roman" w:hAnsi="Times New Roman"/>
          <w:sz w:val="36"/>
        </w:rPr>
        <w:t>RSMortgage Customer</w:t>
      </w:r>
      <w:r w:rsidR="004E0D56">
        <w:rPr>
          <w:rFonts w:ascii="Times New Roman" w:hAnsi="Times New Roman"/>
          <w:sz w:val="36"/>
        </w:rPr>
        <w:t xml:space="preserve"> Service</w:t>
      </w:r>
      <w:r>
        <w:rPr>
          <w:rFonts w:ascii="Times New Roman" w:hAnsi="Times New Roman"/>
          <w:sz w:val="36"/>
        </w:rPr>
        <w:t xml:space="preserve">  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33953863" wp14:editId="7EA0F72B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Spring Cloud </w:t>
                            </w:r>
                            <w:r w:rsidR="003A579E"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>RSMortgage Customer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REST Service </w:t>
                            </w:r>
                          </w:p>
                          <w:p w:rsidR="000F587C" w:rsidRDefault="000F587C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0F587C" w:rsidRDefault="000F587C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</w:t>
                            </w:r>
                            <w:r w:rsidR="001C3CE1"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Exploring </w:t>
                            </w: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Spring Cloud Course </w:t>
                            </w:r>
                          </w:p>
                          <w:p w:rsidR="000F587C" w:rsidRDefault="000F587C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0F587C" w:rsidRPr="00871E1A" w:rsidRDefault="000F587C" w:rsidP="001710BD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Spring Cloud </w:t>
                      </w:r>
                      <w:r w:rsidR="003A579E"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>RSMortgage Customer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 REST Service </w:t>
                      </w:r>
                    </w:p>
                    <w:p w:rsidR="000F587C" w:rsidRDefault="000F587C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0F587C" w:rsidRDefault="000F587C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</w:t>
                      </w:r>
                      <w:r w:rsidR="001C3CE1"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Exploring </w:t>
                      </w: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Spring Cloud Course </w:t>
                      </w:r>
                    </w:p>
                    <w:p w:rsidR="000F587C" w:rsidRDefault="000F587C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0F587C" w:rsidRPr="00871E1A" w:rsidRDefault="000F587C" w:rsidP="001710BD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BF53DB">
        <w:rPr>
          <w:b/>
          <w:bCs/>
          <w:sz w:val="28"/>
          <w:szCs w:val="28"/>
        </w:rPr>
        <w:t>December, 2016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8A55CA">
      <w:pPr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5204E5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5204E5">
        <w:rPr>
          <w:noProof/>
        </w:rPr>
        <w:t>1.0 - Introduction</w:t>
      </w:r>
      <w:r w:rsidR="005204E5">
        <w:rPr>
          <w:noProof/>
        </w:rPr>
        <w:tab/>
      </w:r>
      <w:r w:rsidR="005204E5">
        <w:rPr>
          <w:noProof/>
        </w:rPr>
        <w:fldChar w:fldCharType="begin"/>
      </w:r>
      <w:r w:rsidR="005204E5">
        <w:rPr>
          <w:noProof/>
        </w:rPr>
        <w:instrText xml:space="preserve"> PAGEREF _Toc477559247 \h </w:instrText>
      </w:r>
      <w:r w:rsidR="005204E5">
        <w:rPr>
          <w:noProof/>
        </w:rPr>
      </w:r>
      <w:r w:rsidR="005204E5">
        <w:rPr>
          <w:noProof/>
        </w:rPr>
        <w:fldChar w:fldCharType="separate"/>
      </w:r>
      <w:r w:rsidR="005204E5">
        <w:rPr>
          <w:noProof/>
        </w:rPr>
        <w:t>6</w:t>
      </w:r>
      <w:r w:rsidR="005204E5"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Choose Eureka and Web as starter projects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Make sure the following looks like below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Spring Boot Maven Parent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Maven Properties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 – Maven Dependency Management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Spring Boot Actuator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Spring Boot Web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Spring Boot JPA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Spring Boot H2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Spring Boot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Spring Boot Jackson DataBind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Spring Boot Jackson HAL Browser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Spring Boot Jackson JSON Test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 Spring Boot Jackson Swagger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 Spring Boot HSQL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 Spring Boot HSQL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 Spring Cloud Eureka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 Spring Cloud Feign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 Spring Cloud Config 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 Maven Build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 Add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1.26– Add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1.27– Add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1.15– Add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1.28– Add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1.29– Create Account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1.30– Generate the following for the Account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1.31– Create AccountType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1.32– Generate the following for the AccountType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1.33– 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1.34– Do the following to the Address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1.35--Create the Address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1.36– Do the following to the 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1.37--Create the ContactType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1.38– Do the following to the ContactType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1.39--Create the Customer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1.40– Do the following to the Customer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1.41--Create the DegreeType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1.42– Do the following to the DegreeType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1.43--Create the Education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1.44– Do the following to the Education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1.45--Create the Employment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1.46– Do the following to the Employment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1.47--Create the Investment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1.48– Do the following to the Investment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1.49--Create the InvestmentType 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1.50– Do the following to the InvestmentType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1.51--Create the Liability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1.52– Do the following to the Liability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1.53--Create the LiabilityType  Domain 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1.54– Do the following to the LiabilityType  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1.55--Create the RestAPIExceptionInfo</w:t>
      </w:r>
      <w:r w:rsidRPr="005C30B3">
        <w:rPr>
          <w:rFonts w:ascii="Consolas" w:hAnsi="Consolas" w:cs="Consolas"/>
          <w:noProof/>
          <w:u w:val="single"/>
        </w:rPr>
        <w:t xml:space="preserve"> </w:t>
      </w:r>
      <w:r>
        <w:rPr>
          <w:noProof/>
        </w:rPr>
        <w:t>class in the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1.56– Generate HTTP400Exception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1.57– Generate HTTP404Exception in the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1.58– Generate DAOInterface 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1.59– Generate Service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1.60– Generate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1.61– Generate ServiceHealth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1.62– Generate ServiceEvent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1.63– Generate AbstractRestController 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1.64– Generate CustomerControllerclass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1.65– Generate RestControllerAspect 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1.66– Generate RsMortgageCustomerRestAPIApplication</w:t>
      </w:r>
      <w:r w:rsidRPr="005C30B3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1.67– Create application.yml file under resources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1.68– Add bootstrap.yml file in the resources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1.69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1.70 –Run the first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1.71 –Run the second instance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1.72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1.73 – Navigate to http://localhost:8762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1.74 – Navigate to http://eureka-host1:8761/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1.75 – Navigate to http://eureka-host2:8762/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1.76– Open Git bash in the config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1.77– Run the config service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1.78– Verify Customer Project mysql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1.79– Open Git bash in the project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1.80– Build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1.81 –Run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1.82 –Verify Config Property is read and used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1.83 – Navigate to http://localhost:8761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1.84—Get an existing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1.85– Create a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1.86– 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1.87—Try to Update a Record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1.87—Verify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1.88 – Try to get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1.89 – Try to delete a single customer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1.90 – Swagger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:rsidR="005204E5" w:rsidRDefault="005204E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1.91 –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_Toc477559340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EF5541" w:rsidRPr="00F25F25" w:rsidRDefault="00902BF3" w:rsidP="00F25F25">
      <w:pPr>
        <w:pStyle w:val="BodyText"/>
        <w:rPr>
          <w:b w:val="0"/>
          <w:sz w:val="44"/>
        </w:rPr>
      </w:pPr>
      <w:r>
        <w:rPr>
          <w:bCs w:val="0"/>
        </w:rPr>
        <w:br w:type="page"/>
      </w:r>
      <w:r w:rsidR="00EF5541" w:rsidRPr="00F25F25">
        <w:rPr>
          <w:b w:val="0"/>
          <w:sz w:val="44"/>
        </w:rPr>
        <w:lastRenderedPageBreak/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Cloud </w:t>
      </w:r>
      <w:r w:rsidR="00EA34FD">
        <w:rPr>
          <w:i/>
          <w:sz w:val="44"/>
        </w:rPr>
        <w:t>Customer 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7559247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8850CB" w:rsidP="008A55CA">
      <w:pPr>
        <w:rPr>
          <w:sz w:val="22"/>
        </w:rPr>
      </w:pPr>
      <w:r>
        <w:t xml:space="preserve">The following sections will lead us through creating the Spring Cloud Customer Microservice, one step at a time. 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7559248"/>
      <w:r w:rsidRPr="008F0D68">
        <w:rPr>
          <w:rStyle w:val="StyleHeading114ptBoldUnderlineLeftChar"/>
        </w:rPr>
        <w:t xml:space="preserve">1.1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  <w:rFonts w:ascii="Times New Roman" w:hAnsi="Times New Roman"/>
          <w:b w:val="0"/>
          <w:bCs w:val="0"/>
        </w:rPr>
      </w:pPr>
      <w:r>
        <w:rPr>
          <w:noProof/>
        </w:rPr>
        <w:drawing>
          <wp:inline distT="0" distB="0" distL="0" distR="0" wp14:anchorId="293BF2D4" wp14:editId="7BDF7213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7559249"/>
      <w:r w:rsidRPr="008F0D68">
        <w:rPr>
          <w:rStyle w:val="StyleHeading114ptBoldUnderlineLeftChar"/>
        </w:rPr>
        <w:lastRenderedPageBreak/>
        <w:t>1.</w:t>
      </w:r>
      <w:r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2B3CEC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4628328C" wp14:editId="0F27F137">
            <wp:extent cx="5486400" cy="469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7559250"/>
      <w:r>
        <w:lastRenderedPageBreak/>
        <w:t>1.</w:t>
      </w:r>
      <w:r w:rsidR="00673EC6">
        <w:t>3</w:t>
      </w:r>
      <w:r>
        <w:t xml:space="preserve"> </w:t>
      </w:r>
      <w:r w:rsidR="00745346">
        <w:t>–</w:t>
      </w:r>
      <w:r>
        <w:t xml:space="preserve"> </w:t>
      </w:r>
      <w:r w:rsidR="001A4B38">
        <w:t>Choose Eureka and Web as starter projects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555225">
      <w:r>
        <w:rPr>
          <w:noProof/>
        </w:rPr>
        <w:drawing>
          <wp:inline distT="0" distB="0" distL="0" distR="0" wp14:anchorId="0A5D81FB" wp14:editId="40503A19">
            <wp:extent cx="5486400" cy="46874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710BD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710BD">
      <w:pPr>
        <w:pStyle w:val="StyleHeading114ptBoldUnderlineLeft"/>
      </w:pPr>
      <w:r w:rsidRPr="001710BD">
        <w:lastRenderedPageBreak/>
        <w:t xml:space="preserve"> </w:t>
      </w:r>
      <w:bookmarkStart w:id="4" w:name="_Toc477559251"/>
      <w:r w:rsidRPr="002612E3">
        <w:t>1.</w:t>
      </w:r>
      <w:r w:rsidR="00673EC6">
        <w:t>4</w:t>
      </w:r>
      <w:r w:rsidRPr="001710BD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710BD">
      <w:pPr>
        <w:pStyle w:val="h1"/>
      </w:pPr>
    </w:p>
    <w:p w:rsidR="00FE3307" w:rsidRDefault="008C77C5">
      <w:r>
        <w:rPr>
          <w:noProof/>
        </w:rPr>
        <w:drawing>
          <wp:inline distT="0" distB="0" distL="0" distR="0" wp14:anchorId="60D1A899" wp14:editId="663DD56A">
            <wp:extent cx="4514850" cy="42905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710BD">
      <w:pPr>
        <w:pStyle w:val="StyleHeading114ptBoldUnderlineLeft"/>
      </w:pPr>
      <w:bookmarkStart w:id="5" w:name="_Toc477559252"/>
      <w:r>
        <w:lastRenderedPageBreak/>
        <w:t>1.5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710BD">
      <w:pPr>
        <w:pStyle w:val="h1"/>
      </w:pPr>
    </w:p>
    <w:p w:rsidR="008C77C5" w:rsidRDefault="00FA53C2" w:rsidP="001710BD">
      <w:r>
        <w:rPr>
          <w:noProof/>
        </w:rPr>
        <w:drawing>
          <wp:inline distT="0" distB="0" distL="0" distR="0" wp14:anchorId="6D31298F" wp14:editId="12143BED">
            <wp:extent cx="5943600" cy="4014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710BD">
      <w:pPr>
        <w:pStyle w:val="h1"/>
      </w:pPr>
    </w:p>
    <w:p w:rsidR="001A4B38" w:rsidRDefault="001A4B38" w:rsidP="001710BD"/>
    <w:p w:rsidR="001A4B38" w:rsidRDefault="001A4B38" w:rsidP="001710BD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710BD">
      <w:pPr>
        <w:pStyle w:val="StyleHeading114ptBoldUnderlineLeft"/>
      </w:pPr>
      <w:bookmarkStart w:id="6" w:name="_Toc477559253"/>
      <w:r w:rsidRPr="00EA03DE">
        <w:lastRenderedPageBreak/>
        <w:t>1.</w:t>
      </w:r>
      <w:r w:rsidR="00673EC6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AB1715">
        <w:t>Make sure the following looks like below</w:t>
      </w:r>
      <w:bookmarkEnd w:id="6"/>
    </w:p>
    <w:p w:rsidR="008F1CFA" w:rsidRDefault="008F1CFA">
      <w:r>
        <w:tab/>
      </w:r>
      <w:r>
        <w:tab/>
      </w:r>
    </w:p>
    <w:p w:rsidR="008F1CFA" w:rsidRDefault="008F1CFA" w:rsidP="008F1CFA"/>
    <w:p w:rsidR="00AB1715" w:rsidRPr="0021571C" w:rsidRDefault="00AB1715" w:rsidP="008A55CA">
      <w:r w:rsidRPr="0021571C">
        <w:rPr>
          <w:color w:val="008080"/>
        </w:rPr>
        <w:t>&lt;</w:t>
      </w:r>
      <w:proofErr w:type="spellStart"/>
      <w:proofErr w:type="gramStart"/>
      <w:r w:rsidRPr="0021571C">
        <w:rPr>
          <w:color w:val="3F7F7F"/>
        </w:rPr>
        <w:t>groupId</w:t>
      </w:r>
      <w:proofErr w:type="spellEnd"/>
      <w:r w:rsidRPr="0021571C">
        <w:rPr>
          <w:color w:val="008080"/>
        </w:rPr>
        <w:t>&gt;</w:t>
      </w:r>
      <w:proofErr w:type="spellStart"/>
      <w:proofErr w:type="gramEnd"/>
      <w:r w:rsidRPr="0021571C">
        <w:t>com.rollingstone</w:t>
      </w:r>
      <w:proofErr w:type="spellEnd"/>
      <w:r w:rsidRPr="0021571C">
        <w:rPr>
          <w:color w:val="008080"/>
        </w:rPr>
        <w:t>&lt;/</w:t>
      </w:r>
      <w:proofErr w:type="spellStart"/>
      <w:r w:rsidRPr="0021571C">
        <w:rPr>
          <w:color w:val="3F7F7F"/>
        </w:rPr>
        <w:t>groupId</w:t>
      </w:r>
      <w:proofErr w:type="spellEnd"/>
      <w:r w:rsidRPr="0021571C">
        <w:rPr>
          <w:color w:val="008080"/>
        </w:rPr>
        <w:t>&gt;</w:t>
      </w:r>
    </w:p>
    <w:p w:rsidR="00AB1715" w:rsidRPr="0021571C" w:rsidRDefault="00AB1715" w:rsidP="008A55CA">
      <w:r w:rsidRPr="0021571C">
        <w:tab/>
      </w:r>
      <w:r w:rsidRPr="0021571C">
        <w:rPr>
          <w:color w:val="008080"/>
        </w:rPr>
        <w:t>&lt;</w:t>
      </w:r>
      <w:proofErr w:type="spellStart"/>
      <w:proofErr w:type="gramStart"/>
      <w:r w:rsidRPr="0021571C">
        <w:rPr>
          <w:color w:val="3F7F7F"/>
        </w:rPr>
        <w:t>artifactId</w:t>
      </w:r>
      <w:proofErr w:type="spellEnd"/>
      <w:r w:rsidRPr="0021571C">
        <w:rPr>
          <w:color w:val="008080"/>
        </w:rPr>
        <w:t>&gt;</w:t>
      </w:r>
      <w:proofErr w:type="spellStart"/>
      <w:proofErr w:type="gramEnd"/>
      <w:r w:rsidRPr="0021571C">
        <w:rPr>
          <w:u w:val="single"/>
        </w:rPr>
        <w:t>udemy</w:t>
      </w:r>
      <w:proofErr w:type="spellEnd"/>
      <w:r w:rsidRPr="0021571C">
        <w:t>-</w:t>
      </w:r>
      <w:proofErr w:type="spellStart"/>
      <w:r w:rsidRPr="0021571C">
        <w:rPr>
          <w:u w:val="single"/>
        </w:rPr>
        <w:t>rsmortgage</w:t>
      </w:r>
      <w:proofErr w:type="spellEnd"/>
      <w:r w:rsidRPr="0021571C">
        <w:t>-customer-service</w:t>
      </w:r>
      <w:r w:rsidRPr="0021571C">
        <w:rPr>
          <w:color w:val="008080"/>
        </w:rPr>
        <w:t>&lt;/</w:t>
      </w:r>
      <w:proofErr w:type="spellStart"/>
      <w:r w:rsidRPr="0021571C">
        <w:rPr>
          <w:color w:val="3F7F7F"/>
        </w:rPr>
        <w:t>artifactId</w:t>
      </w:r>
      <w:proofErr w:type="spellEnd"/>
      <w:r w:rsidRPr="0021571C">
        <w:rPr>
          <w:color w:val="008080"/>
        </w:rPr>
        <w:t>&gt;</w:t>
      </w:r>
    </w:p>
    <w:p w:rsidR="00AB1715" w:rsidRPr="0021571C" w:rsidRDefault="00AB1715" w:rsidP="008A55CA">
      <w:r w:rsidRPr="0021571C">
        <w:tab/>
      </w:r>
      <w:r w:rsidRPr="0021571C">
        <w:rPr>
          <w:color w:val="008080"/>
        </w:rPr>
        <w:t>&lt;</w:t>
      </w:r>
      <w:proofErr w:type="gramStart"/>
      <w:r w:rsidRPr="0021571C">
        <w:rPr>
          <w:color w:val="3F7F7F"/>
        </w:rPr>
        <w:t>version</w:t>
      </w:r>
      <w:r w:rsidRPr="0021571C">
        <w:rPr>
          <w:color w:val="008080"/>
        </w:rPr>
        <w:t>&gt;</w:t>
      </w:r>
      <w:proofErr w:type="gramEnd"/>
      <w:r w:rsidRPr="0021571C">
        <w:t>1.0</w:t>
      </w:r>
      <w:r w:rsidRPr="0021571C">
        <w:rPr>
          <w:color w:val="008080"/>
        </w:rPr>
        <w:t>&lt;/</w:t>
      </w:r>
      <w:r w:rsidRPr="0021571C">
        <w:rPr>
          <w:color w:val="3F7F7F"/>
        </w:rPr>
        <w:t>version</w:t>
      </w:r>
      <w:r w:rsidRPr="0021571C">
        <w:rPr>
          <w:color w:val="008080"/>
        </w:rPr>
        <w:t>&gt;</w:t>
      </w:r>
    </w:p>
    <w:p w:rsidR="00AB1715" w:rsidRPr="0021571C" w:rsidRDefault="00AB1715" w:rsidP="008A55CA">
      <w:r w:rsidRPr="0021571C">
        <w:tab/>
      </w:r>
      <w:r w:rsidRPr="0021571C">
        <w:rPr>
          <w:color w:val="008080"/>
        </w:rPr>
        <w:t>&lt;</w:t>
      </w:r>
      <w:proofErr w:type="gramStart"/>
      <w:r w:rsidRPr="0021571C">
        <w:rPr>
          <w:color w:val="3F7F7F"/>
        </w:rPr>
        <w:t>packaging</w:t>
      </w:r>
      <w:r w:rsidRPr="0021571C">
        <w:rPr>
          <w:color w:val="008080"/>
        </w:rPr>
        <w:t>&gt;</w:t>
      </w:r>
      <w:proofErr w:type="gramEnd"/>
      <w:r w:rsidRPr="0021571C">
        <w:t>jar</w:t>
      </w:r>
      <w:r w:rsidRPr="0021571C">
        <w:rPr>
          <w:color w:val="008080"/>
        </w:rPr>
        <w:t>&lt;/</w:t>
      </w:r>
      <w:r w:rsidRPr="0021571C">
        <w:rPr>
          <w:color w:val="3F7F7F"/>
        </w:rPr>
        <w:t>packaging</w:t>
      </w:r>
      <w:r w:rsidRPr="0021571C">
        <w:rPr>
          <w:color w:val="008080"/>
        </w:rPr>
        <w:t>&gt;</w:t>
      </w:r>
    </w:p>
    <w:p w:rsidR="00AB1715" w:rsidRDefault="00EF79F7" w:rsidP="008A55CA">
      <w:r>
        <w:t xml:space="preserve">      </w:t>
      </w:r>
      <w:r w:rsidR="00AB1715" w:rsidRPr="0021571C">
        <w:rPr>
          <w:color w:val="008080"/>
        </w:rPr>
        <w:t>&lt;</w:t>
      </w:r>
      <w:proofErr w:type="gramStart"/>
      <w:r w:rsidR="00AB1715" w:rsidRPr="0021571C">
        <w:rPr>
          <w:color w:val="3F7F7F"/>
        </w:rPr>
        <w:t>description</w:t>
      </w:r>
      <w:r w:rsidR="00AB1715" w:rsidRPr="0021571C">
        <w:rPr>
          <w:color w:val="008080"/>
        </w:rPr>
        <w:t>&gt;</w:t>
      </w:r>
      <w:proofErr w:type="gramEnd"/>
      <w:r w:rsidR="00AB1715" w:rsidRPr="0021571C">
        <w:t xml:space="preserve">Example project demonstrating Spring Cloud based </w:t>
      </w:r>
      <w:ins w:id="7" w:author="Caree2" w:date="2017-04-30T09:06:00Z">
        <w:r w:rsidR="008A55CA">
          <w:t>Customer</w:t>
        </w:r>
      </w:ins>
      <w:del w:id="8" w:author="Caree2" w:date="2017-04-30T09:06:00Z">
        <w:r w:rsidR="00AB1715" w:rsidRPr="0021571C" w:rsidDel="008A55CA">
          <w:delText>Use</w:delText>
        </w:r>
      </w:del>
      <w:ins w:id="9" w:author="Caree2" w:date="2017-04-30T09:06:00Z">
        <w:r w:rsidR="008A55CA">
          <w:t xml:space="preserve"> </w:t>
        </w:r>
      </w:ins>
      <w:del w:id="10" w:author="Caree2" w:date="2017-04-30T09:06:00Z">
        <w:r w:rsidR="00AB1715" w:rsidRPr="0021571C" w:rsidDel="008A55CA">
          <w:delText xml:space="preserve">r </w:delText>
        </w:r>
      </w:del>
      <w:r w:rsidR="00AB1715" w:rsidRPr="0021571C">
        <w:rPr>
          <w:u w:val="single"/>
        </w:rPr>
        <w:t>Microservice</w:t>
      </w:r>
      <w:r w:rsidR="00AB1715" w:rsidRPr="0021571C">
        <w:t xml:space="preserve"> as a REST API</w:t>
      </w:r>
    </w:p>
    <w:p w:rsidR="00AB1715" w:rsidRPr="0021571C" w:rsidRDefault="00AB1715" w:rsidP="008A55CA">
      <w:r>
        <w:t xml:space="preserve">          </w:t>
      </w:r>
      <w:r w:rsidRPr="0021571C">
        <w:rPr>
          <w:color w:val="008080"/>
        </w:rPr>
        <w:t>&lt;/</w:t>
      </w:r>
      <w:r w:rsidRPr="0021571C">
        <w:rPr>
          <w:color w:val="3F7F7F"/>
        </w:rPr>
        <w:t>description</w:t>
      </w:r>
      <w:r w:rsidRPr="0021571C">
        <w:rPr>
          <w:color w:val="008080"/>
        </w:rPr>
        <w:t>&gt;</w:t>
      </w:r>
    </w:p>
    <w:p w:rsidR="00FE3307" w:rsidRDefault="008F1CFA" w:rsidP="001710BD">
      <w:pPr>
        <w:pStyle w:val="h1"/>
      </w:pPr>
      <w:r>
        <w:tab/>
      </w:r>
    </w:p>
    <w:p w:rsidR="00E10142" w:rsidRDefault="00E10142" w:rsidP="00E10142">
      <w:pPr>
        <w:pStyle w:val="StyleHeading114ptBoldUnderlineLeft"/>
      </w:pPr>
      <w:bookmarkStart w:id="11" w:name="_Toc477559254"/>
      <w:r w:rsidRPr="00EA03DE">
        <w:t>1.</w:t>
      </w:r>
      <w:r>
        <w:t>7</w:t>
      </w:r>
      <w:r w:rsidRPr="00EA03DE">
        <w:t xml:space="preserve"> </w:t>
      </w:r>
      <w:r>
        <w:t>–</w:t>
      </w:r>
      <w:r w:rsidRPr="00EA03DE">
        <w:t xml:space="preserve"> </w:t>
      </w:r>
      <w:r w:rsidR="006926D8">
        <w:t xml:space="preserve">Spring Boot </w:t>
      </w:r>
      <w:r>
        <w:t xml:space="preserve">Maven </w:t>
      </w:r>
      <w:r w:rsidR="006926D8">
        <w:t>Parent Section</w:t>
      </w:r>
      <w:bookmarkEnd w:id="11"/>
    </w:p>
    <w:p w:rsidR="006926D8" w:rsidRDefault="006926D8" w:rsidP="00E10142">
      <w:pPr>
        <w:pStyle w:val="StyleHeading114ptBoldUnderlineLeft"/>
      </w:pPr>
    </w:p>
    <w:p w:rsidR="006926D8" w:rsidRDefault="006926D8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parent</w:t>
      </w:r>
      <w:proofErr w:type="gramEnd"/>
      <w:r>
        <w:rPr>
          <w:color w:val="008080"/>
        </w:rPr>
        <w:t>&gt;</w:t>
      </w:r>
    </w:p>
    <w:p w:rsidR="006926D8" w:rsidRDefault="006926D8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6926D8" w:rsidRDefault="006926D8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spring-boot-starter-parent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6926D8" w:rsidRDefault="006926D8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1.3.6.RELEASE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6926D8" w:rsidRDefault="006926D8" w:rsidP="008A55CA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parent</w:t>
      </w:r>
      <w:r>
        <w:rPr>
          <w:color w:val="008080"/>
        </w:rPr>
        <w:t>&gt;</w:t>
      </w:r>
    </w:p>
    <w:p w:rsidR="006926D8" w:rsidRDefault="006926D8" w:rsidP="006926D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6926D8" w:rsidRDefault="006926D8" w:rsidP="006926D8">
      <w:pPr>
        <w:pStyle w:val="StyleHeading114ptBoldUnderlineLeft"/>
      </w:pPr>
      <w:bookmarkStart w:id="12" w:name="_Toc477559255"/>
      <w:r w:rsidRPr="00EA03DE">
        <w:t>1.</w:t>
      </w:r>
      <w:r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Maven Properties Section</w:t>
      </w:r>
      <w:bookmarkEnd w:id="12"/>
    </w:p>
    <w:p w:rsidR="006926D8" w:rsidRDefault="006926D8" w:rsidP="006926D8">
      <w:pPr>
        <w:pStyle w:val="StyleHeading114ptBoldUnderlineLeft"/>
      </w:pPr>
    </w:p>
    <w:p w:rsidR="00E825F0" w:rsidRDefault="00E825F0" w:rsidP="008A55CA">
      <w:r>
        <w:rPr>
          <w:color w:val="008080"/>
        </w:rPr>
        <w:t>&lt;</w:t>
      </w:r>
      <w:proofErr w:type="gramStart"/>
      <w:r>
        <w:t>properties</w:t>
      </w:r>
      <w:proofErr w:type="gramEnd"/>
      <w:r>
        <w:rPr>
          <w:color w:val="008080"/>
        </w:rPr>
        <w:t>&gt;</w:t>
      </w:r>
    </w:p>
    <w:p w:rsidR="00E825F0" w:rsidRDefault="00E825F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start-class</w:t>
      </w:r>
      <w:r>
        <w:rPr>
          <w:color w:val="008080"/>
        </w:rPr>
        <w:t>&gt;</w:t>
      </w:r>
      <w:r>
        <w:rPr>
          <w:color w:val="000000"/>
        </w:rPr>
        <w:t>com.rollingstone.RsMortgageCustomerRestAPIApplication</w:t>
      </w:r>
      <w:r>
        <w:rPr>
          <w:color w:val="008080"/>
        </w:rPr>
        <w:t>&lt;/</w:t>
      </w:r>
      <w:r>
        <w:t>start-class</w:t>
      </w:r>
      <w:r>
        <w:rPr>
          <w:color w:val="008080"/>
        </w:rPr>
        <w:t>&gt;</w:t>
      </w:r>
    </w:p>
    <w:p w:rsidR="006926D8" w:rsidRDefault="00E825F0" w:rsidP="008A55CA">
      <w:pPr>
        <w:rPr>
          <w:color w:val="008080"/>
        </w:rPr>
      </w:pPr>
      <w:r>
        <w:rPr>
          <w:color w:val="000000"/>
        </w:rPr>
        <w:tab/>
      </w:r>
      <w:r>
        <w:rPr>
          <w:color w:val="008080"/>
        </w:rPr>
        <w:t>&lt;/</w:t>
      </w:r>
      <w:r>
        <w:t>properties</w:t>
      </w:r>
      <w:r>
        <w:rPr>
          <w:color w:val="008080"/>
        </w:rPr>
        <w:t>&gt;</w:t>
      </w:r>
    </w:p>
    <w:p w:rsidR="006926D8" w:rsidRDefault="006926D8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</w:p>
    <w:p w:rsidR="008953E9" w:rsidRDefault="008953E9" w:rsidP="008953E9">
      <w:pPr>
        <w:pStyle w:val="StyleHeading114ptBoldUnderlineLeft"/>
      </w:pPr>
      <w:bookmarkStart w:id="13" w:name="_Toc477559256"/>
      <w:r w:rsidRPr="00EA03DE">
        <w:t>1.</w:t>
      </w:r>
      <w:r>
        <w:t>9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Maven </w:t>
      </w:r>
      <w:r w:rsidR="00384522">
        <w:t>Dependency Management Section</w:t>
      </w:r>
      <w:bookmarkEnd w:id="13"/>
    </w:p>
    <w:p w:rsidR="00384522" w:rsidRDefault="00384522" w:rsidP="008953E9">
      <w:pPr>
        <w:pStyle w:val="StyleHeading114ptBoldUnderlineLeft"/>
      </w:pPr>
    </w:p>
    <w:p w:rsidR="00E825F0" w:rsidRPr="00E825F0" w:rsidRDefault="00E825F0" w:rsidP="008A55CA">
      <w:r w:rsidRPr="00E825F0">
        <w:t>&lt;</w:t>
      </w:r>
      <w:proofErr w:type="spellStart"/>
      <w:proofErr w:type="gramStart"/>
      <w:r w:rsidRPr="00E825F0">
        <w:t>dependencyManagement</w:t>
      </w:r>
      <w:proofErr w:type="spellEnd"/>
      <w:proofErr w:type="gramEnd"/>
      <w:r w:rsidRPr="00E825F0">
        <w:t>&gt;</w:t>
      </w:r>
    </w:p>
    <w:p w:rsidR="00E825F0" w:rsidRPr="00E825F0" w:rsidRDefault="00E825F0" w:rsidP="008A55CA">
      <w:r w:rsidRPr="00E825F0">
        <w:tab/>
      </w:r>
      <w:r w:rsidRPr="00E825F0">
        <w:tab/>
        <w:t>&lt;</w:t>
      </w:r>
      <w:proofErr w:type="gramStart"/>
      <w:r w:rsidRPr="00E825F0">
        <w:t>dependencies</w:t>
      </w:r>
      <w:proofErr w:type="gramEnd"/>
      <w:r w:rsidRPr="00E825F0">
        <w:t>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  <w:t>&lt;</w:t>
      </w:r>
      <w:proofErr w:type="gramStart"/>
      <w:r w:rsidRPr="00E825F0">
        <w:t>dependency</w:t>
      </w:r>
      <w:proofErr w:type="gramEnd"/>
      <w:r w:rsidRPr="00E825F0">
        <w:t>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</w:r>
      <w:r w:rsidRPr="00E825F0">
        <w:tab/>
        <w:t>&lt;</w:t>
      </w:r>
      <w:proofErr w:type="spellStart"/>
      <w:r w:rsidRPr="00E825F0">
        <w:t>groupId</w:t>
      </w:r>
      <w:proofErr w:type="spellEnd"/>
      <w:r w:rsidRPr="00E825F0">
        <w:t>&gt;</w:t>
      </w:r>
      <w:proofErr w:type="spellStart"/>
      <w:r w:rsidRPr="00E825F0">
        <w:t>org.springframework.cloud</w:t>
      </w:r>
      <w:proofErr w:type="spellEnd"/>
      <w:r w:rsidRPr="00E825F0">
        <w:t>&lt;/</w:t>
      </w:r>
      <w:proofErr w:type="spellStart"/>
      <w:r w:rsidRPr="00E825F0">
        <w:t>groupId</w:t>
      </w:r>
      <w:proofErr w:type="spellEnd"/>
      <w:r w:rsidRPr="00E825F0">
        <w:t>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</w:r>
      <w:r w:rsidRPr="00E825F0">
        <w:tab/>
        <w:t>&lt;</w:t>
      </w:r>
      <w:proofErr w:type="spellStart"/>
      <w:proofErr w:type="gramStart"/>
      <w:r w:rsidRPr="00E825F0">
        <w:t>artifactId</w:t>
      </w:r>
      <w:proofErr w:type="spellEnd"/>
      <w:r w:rsidRPr="00E825F0">
        <w:t>&gt;</w:t>
      </w:r>
      <w:proofErr w:type="gramEnd"/>
      <w:r w:rsidRPr="00E825F0">
        <w:t>spring-cloud-dependencies&lt;/</w:t>
      </w:r>
      <w:proofErr w:type="spellStart"/>
      <w:r w:rsidRPr="00E825F0">
        <w:t>artifactId</w:t>
      </w:r>
      <w:proofErr w:type="spellEnd"/>
      <w:r w:rsidRPr="00E825F0">
        <w:t>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</w:r>
      <w:r w:rsidRPr="00E825F0">
        <w:tab/>
        <w:t>&lt;</w:t>
      </w:r>
      <w:proofErr w:type="gramStart"/>
      <w:r w:rsidRPr="00E825F0">
        <w:t>version&gt;</w:t>
      </w:r>
      <w:proofErr w:type="gramEnd"/>
      <w:r w:rsidRPr="00E825F0">
        <w:t>Angel.SR6&lt;/version&gt;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</w:r>
      <w:r w:rsidRPr="00E825F0">
        <w:tab/>
        <w:t>&lt;</w:t>
      </w:r>
      <w:proofErr w:type="gramStart"/>
      <w:r w:rsidRPr="00E825F0">
        <w:t>type&gt;</w:t>
      </w:r>
      <w:proofErr w:type="spellStart"/>
      <w:proofErr w:type="gramEnd"/>
      <w:r w:rsidRPr="00E825F0">
        <w:t>pom</w:t>
      </w:r>
      <w:proofErr w:type="spellEnd"/>
      <w:r w:rsidRPr="00E825F0">
        <w:t>&lt;/type&gt;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</w:r>
      <w:r w:rsidRPr="00E825F0">
        <w:tab/>
        <w:t>&lt;</w:t>
      </w:r>
      <w:proofErr w:type="gramStart"/>
      <w:r w:rsidRPr="00E825F0">
        <w:t>scope&gt;</w:t>
      </w:r>
      <w:proofErr w:type="gramEnd"/>
      <w:r w:rsidRPr="00E825F0">
        <w:t>import&lt;/scope&gt;</w:t>
      </w:r>
    </w:p>
    <w:p w:rsidR="00E825F0" w:rsidRPr="00E825F0" w:rsidRDefault="00E825F0" w:rsidP="008A55CA">
      <w:r w:rsidRPr="00E825F0">
        <w:tab/>
      </w:r>
      <w:r w:rsidRPr="00E825F0">
        <w:tab/>
      </w:r>
      <w:r w:rsidRPr="00E825F0">
        <w:tab/>
        <w:t>&lt;/dependency&gt;</w:t>
      </w:r>
    </w:p>
    <w:p w:rsidR="00E825F0" w:rsidRPr="00E825F0" w:rsidRDefault="00E825F0" w:rsidP="008A55CA">
      <w:r w:rsidRPr="00E825F0">
        <w:tab/>
      </w:r>
      <w:r w:rsidRPr="00E825F0">
        <w:tab/>
        <w:t>&lt;/dependencies&gt;</w:t>
      </w:r>
    </w:p>
    <w:p w:rsidR="00384522" w:rsidRDefault="00E825F0" w:rsidP="008A55CA">
      <w:r w:rsidRPr="00E825F0">
        <w:tab/>
        <w:t>&lt;/</w:t>
      </w:r>
      <w:proofErr w:type="spellStart"/>
      <w:r w:rsidRPr="00E825F0">
        <w:t>dependencyManagement</w:t>
      </w:r>
      <w:proofErr w:type="spellEnd"/>
      <w:r w:rsidRPr="00E825F0">
        <w:t>&gt;</w:t>
      </w:r>
    </w:p>
    <w:p w:rsidR="006926D8" w:rsidRPr="0021571C" w:rsidRDefault="006926D8" w:rsidP="0021571C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</w:rPr>
      </w:pPr>
    </w:p>
    <w:p w:rsidR="006926D8" w:rsidRDefault="006926D8" w:rsidP="006926D8">
      <w:pPr>
        <w:pStyle w:val="StyleHeading114ptBoldUnderlineLeft"/>
      </w:pPr>
    </w:p>
    <w:p w:rsidR="00E825F0" w:rsidRDefault="00E825F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825F0" w:rsidRDefault="00E825F0" w:rsidP="00E825F0">
      <w:pPr>
        <w:pStyle w:val="StyleHeading114ptBoldUnderlineLeft"/>
      </w:pPr>
      <w:bookmarkStart w:id="14" w:name="_Toc477559257"/>
      <w:r w:rsidRPr="00EA03DE">
        <w:lastRenderedPageBreak/>
        <w:t>1.</w:t>
      </w:r>
      <w:r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Actuator Dependency</w:t>
      </w:r>
      <w:bookmarkEnd w:id="14"/>
    </w:p>
    <w:p w:rsidR="00E825F0" w:rsidRDefault="00E825F0" w:rsidP="00E825F0">
      <w:pPr>
        <w:pStyle w:val="StyleHeading114ptBoldUnderlineLeft"/>
      </w:pPr>
    </w:p>
    <w:p w:rsidR="00E825F0" w:rsidRDefault="00E825F0" w:rsidP="008A55CA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825F0" w:rsidRDefault="00E825F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825F0" w:rsidRDefault="00E825F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spring-boot-actuator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825F0" w:rsidRDefault="00E825F0" w:rsidP="008A55CA">
      <w:pPr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25F0" w:rsidRDefault="00E825F0" w:rsidP="00E825F0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825F0" w:rsidRDefault="00E825F0" w:rsidP="00E825F0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5" w:name="_Toc477559258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Web Dependency</w:t>
      </w:r>
      <w:bookmarkEnd w:id="15"/>
    </w:p>
    <w:p w:rsidR="00C25F32" w:rsidRDefault="00C25F32" w:rsidP="00C25F32">
      <w:pPr>
        <w:pStyle w:val="StyleHeading114ptBoldUnderlineLeft"/>
      </w:pPr>
    </w:p>
    <w:p w:rsidR="00C25F32" w:rsidRPr="0021571C" w:rsidRDefault="00C25F32" w:rsidP="008A55CA">
      <w:proofErr w:type="gramStart"/>
      <w:r w:rsidRPr="0021571C">
        <w:t>&lt;!--</w:t>
      </w:r>
      <w:proofErr w:type="gramEnd"/>
      <w:r w:rsidRPr="0021571C">
        <w:t xml:space="preserve"> web development, including Tomcat and spring-</w:t>
      </w:r>
      <w:proofErr w:type="spellStart"/>
      <w:r w:rsidRPr="0021571C">
        <w:t>webmvc</w:t>
      </w:r>
      <w:proofErr w:type="spellEnd"/>
      <w:r w:rsidRPr="0021571C">
        <w:t xml:space="preserve"> --&gt;</w:t>
      </w:r>
    </w:p>
    <w:p w:rsidR="00C25F32" w:rsidRPr="0021571C" w:rsidRDefault="00C25F32" w:rsidP="008A55CA">
      <w:r w:rsidRPr="0021571C">
        <w:tab/>
      </w:r>
      <w:r w:rsidRPr="0021571C">
        <w:tab/>
        <w:t>&lt;</w:t>
      </w:r>
      <w:proofErr w:type="gramStart"/>
      <w:r w:rsidRPr="0021571C">
        <w:t>dependency</w:t>
      </w:r>
      <w:proofErr w:type="gramEnd"/>
      <w:r w:rsidRPr="0021571C">
        <w:t>&gt;</w:t>
      </w:r>
    </w:p>
    <w:p w:rsidR="00C25F32" w:rsidRPr="0021571C" w:rsidRDefault="00C25F32" w:rsidP="008A55CA">
      <w:r w:rsidRPr="0021571C">
        <w:tab/>
      </w:r>
      <w:r w:rsidRPr="0021571C">
        <w:tab/>
      </w:r>
      <w:r w:rsidRPr="0021571C">
        <w:tab/>
        <w:t>&lt;</w:t>
      </w:r>
      <w:proofErr w:type="spellStart"/>
      <w:r w:rsidRPr="0021571C">
        <w:t>groupId</w:t>
      </w:r>
      <w:proofErr w:type="spellEnd"/>
      <w:r w:rsidRPr="0021571C">
        <w:t>&gt;</w:t>
      </w:r>
      <w:proofErr w:type="spellStart"/>
      <w:r w:rsidRPr="0021571C">
        <w:t>org.springframework.boot</w:t>
      </w:r>
      <w:proofErr w:type="spellEnd"/>
      <w:r w:rsidRPr="0021571C">
        <w:t>&lt;/</w:t>
      </w:r>
      <w:proofErr w:type="spellStart"/>
      <w:r w:rsidRPr="0021571C">
        <w:t>groupId</w:t>
      </w:r>
      <w:proofErr w:type="spellEnd"/>
      <w:r w:rsidRPr="0021571C">
        <w:t>&gt;</w:t>
      </w:r>
    </w:p>
    <w:p w:rsidR="00C25F32" w:rsidRPr="0021571C" w:rsidRDefault="00C25F32" w:rsidP="008A55CA">
      <w:r w:rsidRPr="0021571C">
        <w:tab/>
      </w:r>
      <w:r w:rsidRPr="0021571C">
        <w:tab/>
      </w:r>
      <w:r w:rsidRPr="0021571C">
        <w:tab/>
        <w:t>&lt;</w:t>
      </w:r>
      <w:proofErr w:type="spellStart"/>
      <w:proofErr w:type="gramStart"/>
      <w:r w:rsidRPr="0021571C">
        <w:t>artifactId</w:t>
      </w:r>
      <w:proofErr w:type="spellEnd"/>
      <w:r w:rsidRPr="0021571C">
        <w:t>&gt;</w:t>
      </w:r>
      <w:proofErr w:type="gramEnd"/>
      <w:r w:rsidRPr="0021571C">
        <w:t>spring-boot-starter-web&lt;/</w:t>
      </w:r>
      <w:proofErr w:type="spellStart"/>
      <w:r w:rsidRPr="0021571C">
        <w:t>artifactId</w:t>
      </w:r>
      <w:proofErr w:type="spellEnd"/>
      <w:r w:rsidRPr="0021571C">
        <w:t>&gt;</w:t>
      </w:r>
    </w:p>
    <w:p w:rsidR="00C25F32" w:rsidRDefault="00C25F32" w:rsidP="008A55CA">
      <w:r w:rsidRPr="0021571C">
        <w:t>&lt;/dependency&gt;</w:t>
      </w:r>
    </w:p>
    <w:p w:rsidR="00E825F0" w:rsidRDefault="00E825F0" w:rsidP="006926D8">
      <w:pPr>
        <w:pStyle w:val="StyleHeading114ptBoldUnderlineLeft"/>
      </w:pPr>
    </w:p>
    <w:p w:rsidR="00C25F32" w:rsidRDefault="00C25F32" w:rsidP="00C25F32">
      <w:pPr>
        <w:pStyle w:val="StyleHeading114ptBoldUnderlineLeft"/>
      </w:pPr>
      <w:bookmarkStart w:id="16" w:name="_Toc477559259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JPA Dependency</w:t>
      </w:r>
      <w:bookmarkEnd w:id="16"/>
    </w:p>
    <w:p w:rsidR="00C25F32" w:rsidRDefault="00C25F32" w:rsidP="00C25F32">
      <w:pPr>
        <w:pStyle w:val="StyleHeading114ptBoldUnderlineLeft"/>
      </w:pPr>
    </w:p>
    <w:p w:rsidR="00C25F32" w:rsidRDefault="00C25F32" w:rsidP="008A55CA">
      <w:proofErr w:type="gramStart"/>
      <w:r>
        <w:t>&lt;!--</w:t>
      </w:r>
      <w:proofErr w:type="gramEnd"/>
      <w:r>
        <w:t xml:space="preserve"> spring-data-</w:t>
      </w:r>
      <w:proofErr w:type="spellStart"/>
      <w:r>
        <w:rPr>
          <w:u w:val="single"/>
        </w:rPr>
        <w:t>jpa</w:t>
      </w:r>
      <w:proofErr w:type="spellEnd"/>
      <w:r>
        <w:t>, spring-</w:t>
      </w:r>
      <w:proofErr w:type="spellStart"/>
      <w:r>
        <w:rPr>
          <w:u w:val="single"/>
        </w:rPr>
        <w:t>orm</w:t>
      </w:r>
      <w:proofErr w:type="spellEnd"/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C25F32" w:rsidRDefault="00C25F32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C25F32" w:rsidRDefault="00C25F32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C25F32" w:rsidRDefault="00C25F32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proofErr w:type="spellStart"/>
      <w:r>
        <w:rPr>
          <w:color w:val="000000"/>
          <w:u w:val="single"/>
        </w:rPr>
        <w:t>jpa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C25F32" w:rsidRDefault="00C25F32" w:rsidP="008A55CA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</w:p>
    <w:p w:rsidR="008115B4" w:rsidRDefault="008115B4" w:rsidP="008115B4">
      <w:pPr>
        <w:pStyle w:val="StyleHeading114ptBoldUnderlineLeft"/>
      </w:pPr>
      <w:bookmarkStart w:id="17" w:name="_Toc477559260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H2</w:t>
      </w:r>
      <w:r>
        <w:t xml:space="preserve"> Dependency</w:t>
      </w:r>
      <w:bookmarkEnd w:id="17"/>
    </w:p>
    <w:p w:rsidR="008115B4" w:rsidRDefault="008115B4" w:rsidP="00C25F32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8115B4" w:rsidRDefault="008115B4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115B4" w:rsidRDefault="008115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25F32" w:rsidRDefault="00C25F32" w:rsidP="00C25F32">
      <w:pPr>
        <w:pStyle w:val="StyleHeading114ptBoldUnderlineLeft"/>
      </w:pPr>
    </w:p>
    <w:p w:rsidR="008115B4" w:rsidRDefault="008115B4" w:rsidP="008115B4">
      <w:pPr>
        <w:pStyle w:val="StyleHeading114ptBoldUnderlineLeft"/>
      </w:pPr>
      <w:bookmarkStart w:id="18" w:name="_Toc477559261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E83EF7">
        <w:t>Test</w:t>
      </w:r>
      <w:r>
        <w:t xml:space="preserve"> Dependency</w:t>
      </w:r>
      <w:bookmarkEnd w:id="18"/>
    </w:p>
    <w:p w:rsidR="008115B4" w:rsidRDefault="008115B4" w:rsidP="008115B4">
      <w:pPr>
        <w:pStyle w:val="StyleHeading114ptBoldUnderlineLeft"/>
      </w:pPr>
    </w:p>
    <w:p w:rsidR="008115B4" w:rsidRDefault="008115B4" w:rsidP="008A55CA">
      <w:proofErr w:type="gramStart"/>
      <w:r>
        <w:t>&lt;!--</w:t>
      </w:r>
      <w:proofErr w:type="gramEnd"/>
      <w:r>
        <w:t xml:space="preserve"> spring-test, </w:t>
      </w:r>
      <w:proofErr w:type="spellStart"/>
      <w:r>
        <w:rPr>
          <w:u w:val="single"/>
        </w:rPr>
        <w:t>hamcrest</w:t>
      </w:r>
      <w:proofErr w:type="spellEnd"/>
      <w:r>
        <w:t>, ... --&gt;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8115B4" w:rsidRDefault="008115B4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8115B4" w:rsidRDefault="008115B4" w:rsidP="008A55CA">
      <w:r>
        <w:tab/>
      </w:r>
      <w: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8115B4" w:rsidRDefault="008115B4" w:rsidP="00C25F32">
      <w:pPr>
        <w:pStyle w:val="StyleHeading114ptBoldUnderlineLeft"/>
      </w:pPr>
    </w:p>
    <w:p w:rsidR="008115B4" w:rsidRDefault="008115B4" w:rsidP="00C25F32">
      <w:pPr>
        <w:pStyle w:val="StyleHeading114ptBoldUnderlineLeft"/>
      </w:pPr>
    </w:p>
    <w:p w:rsidR="00E83EF7" w:rsidRDefault="00E83EF7" w:rsidP="00E83EF7">
      <w:pPr>
        <w:pStyle w:val="StyleHeading114ptBoldUnderlineLeft"/>
      </w:pPr>
      <w:bookmarkStart w:id="19" w:name="_Toc477559262"/>
      <w:r w:rsidRPr="00EA03DE"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Spring Boot </w:t>
      </w:r>
      <w:r w:rsidR="00C23C37">
        <w:t xml:space="preserve">Jackson </w:t>
      </w:r>
      <w:proofErr w:type="spellStart"/>
      <w:r w:rsidR="00C23C37">
        <w:t>DataBind</w:t>
      </w:r>
      <w:proofErr w:type="spellEnd"/>
      <w:r>
        <w:t xml:space="preserve"> Dependency</w:t>
      </w:r>
      <w:bookmarkEnd w:id="19"/>
    </w:p>
    <w:p w:rsidR="00C23C37" w:rsidRDefault="00C23C37" w:rsidP="00E83EF7">
      <w:pPr>
        <w:pStyle w:val="StyleHeading114ptBoldUnderlineLeft"/>
      </w:pPr>
    </w:p>
    <w:p w:rsidR="00C23C37" w:rsidRDefault="00C23C37" w:rsidP="008A55CA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com.fasterxml.jackson.core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C23C37" w:rsidRDefault="00C23C3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C23C37" w:rsidRDefault="00C23C37" w:rsidP="008A55CA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C23C37" w:rsidRDefault="00C23C37">
      <w:pPr>
        <w:rPr>
          <w:b/>
          <w:bCs/>
          <w:color w:val="008080"/>
        </w:rPr>
      </w:pPr>
      <w:r>
        <w:rPr>
          <w:color w:val="008080"/>
        </w:rPr>
        <w:br w:type="page"/>
      </w:r>
    </w:p>
    <w:p w:rsidR="00C23C37" w:rsidRDefault="00C23C37" w:rsidP="00C23C37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C23C37" w:rsidRDefault="00C23C37" w:rsidP="00C23C37">
      <w:pPr>
        <w:pStyle w:val="StyleHeading114ptBoldUnderlineLeft"/>
      </w:pPr>
      <w:bookmarkStart w:id="20" w:name="_Toc477559263"/>
      <w:r w:rsidRPr="00EA03DE">
        <w:t>1.</w:t>
      </w:r>
      <w:r>
        <w:t>1</w:t>
      </w:r>
      <w:r w:rsidR="00B60580">
        <w:t>6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HAL Browser Dependency</w:t>
      </w:r>
      <w:bookmarkEnd w:id="20"/>
    </w:p>
    <w:p w:rsidR="00C23C37" w:rsidRDefault="00C23C37" w:rsidP="00C23C37">
      <w:pPr>
        <w:pStyle w:val="StyleHeading114ptBoldUnderlineLeft"/>
      </w:pPr>
    </w:p>
    <w:p w:rsidR="00C23C37" w:rsidRDefault="00C23C37" w:rsidP="008A55CA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C23C37" w:rsidRDefault="00C23C3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org.springframework.data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C23C37" w:rsidRDefault="00C23C3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proofErr w:type="spellStart"/>
      <w:r>
        <w:rPr>
          <w:color w:val="000000"/>
          <w:u w:val="single"/>
        </w:rPr>
        <w:t>hal</w:t>
      </w:r>
      <w:proofErr w:type="spellEnd"/>
      <w:r>
        <w:rPr>
          <w:color w:val="000000"/>
        </w:rPr>
        <w:t>-browser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C23C37" w:rsidRDefault="00C23C37" w:rsidP="008A55CA"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83EF7" w:rsidRDefault="00E83EF7" w:rsidP="00C25F32">
      <w:pPr>
        <w:pStyle w:val="StyleHeading114ptBoldUnderlineLeft"/>
      </w:pPr>
    </w:p>
    <w:p w:rsidR="00B60580" w:rsidRDefault="00B60580" w:rsidP="00B60580">
      <w:pPr>
        <w:pStyle w:val="StyleHeading114ptBoldUnderlineLeft"/>
      </w:pPr>
      <w:bookmarkStart w:id="21" w:name="_Toc477559264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JSON Test Dependency</w:t>
      </w:r>
      <w:bookmarkEnd w:id="21"/>
    </w:p>
    <w:p w:rsidR="00E10142" w:rsidRDefault="00E10142" w:rsidP="00E10142">
      <w:pPr>
        <w:pStyle w:val="StyleHeading114ptBoldUnderlineLeft"/>
      </w:pPr>
    </w:p>
    <w:p w:rsidR="00B60580" w:rsidRDefault="00B60580" w:rsidP="00E10142">
      <w:pPr>
        <w:pStyle w:val="StyleHeading114ptBoldUnderlineLeft"/>
      </w:pPr>
    </w:p>
    <w:p w:rsidR="00B60580" w:rsidRDefault="00B60580" w:rsidP="008A55CA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B60580" w:rsidRDefault="00B60580" w:rsidP="008A55CA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B60580" w:rsidRDefault="00B60580" w:rsidP="008A55CA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B60580" w:rsidRDefault="00B6058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B60580" w:rsidRDefault="00B60580" w:rsidP="00B60580">
      <w:pPr>
        <w:pStyle w:val="StyleHeading114ptBoldUnderlineLeft"/>
      </w:pPr>
      <w:bookmarkStart w:id="22" w:name="_Toc477559265"/>
      <w:r w:rsidRPr="00EA03DE">
        <w:lastRenderedPageBreak/>
        <w:t>1.</w:t>
      </w:r>
      <w:r>
        <w:t>18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Jackson Swagger Dependency</w:t>
      </w:r>
      <w:bookmarkEnd w:id="22"/>
    </w:p>
    <w:p w:rsidR="00B60580" w:rsidRDefault="00B60580" w:rsidP="00B60580">
      <w:pPr>
        <w:pStyle w:val="StyleHeading114ptBoldUnderlineLeft"/>
      </w:pPr>
    </w:p>
    <w:p w:rsidR="00B60580" w:rsidRDefault="00B60580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springfox</w:t>
      </w:r>
      <w:proofErr w:type="spellEnd"/>
      <w:r>
        <w:rPr>
          <w:color w:val="000000"/>
        </w:rPr>
        <w:t>-swagger-</w:t>
      </w:r>
      <w:proofErr w:type="spellStart"/>
      <w:r>
        <w:rPr>
          <w:color w:val="000000"/>
          <w:u w:val="single"/>
        </w:rPr>
        <w:t>ui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B60580" w:rsidRDefault="00B60580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B60580" w:rsidRDefault="00B60580" w:rsidP="008A55CA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B60580" w:rsidRDefault="00B60580" w:rsidP="00B60580">
      <w:pPr>
        <w:pStyle w:val="StyleHeading114ptBoldUnderlineLeft"/>
      </w:pPr>
    </w:p>
    <w:p w:rsidR="004A3FDE" w:rsidRDefault="004A3FDE" w:rsidP="004A3FDE">
      <w:pPr>
        <w:pStyle w:val="StyleHeading114ptBoldUnderlineLeft"/>
      </w:pPr>
      <w:bookmarkStart w:id="23" w:name="_Toc477559266"/>
      <w:r w:rsidRPr="00EA03DE">
        <w:t>1.</w:t>
      </w:r>
      <w:r>
        <w:t>19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HSQL Dependency</w:t>
      </w:r>
      <w:bookmarkEnd w:id="23"/>
    </w:p>
    <w:p w:rsidR="004A3FDE" w:rsidRDefault="004A3FDE" w:rsidP="00B60580">
      <w:pPr>
        <w:pStyle w:val="StyleHeading114ptBoldUnderlineLeft"/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org.hsqldb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hsqldb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t>scope</w:t>
      </w:r>
      <w:r>
        <w:rPr>
          <w:color w:val="008080"/>
        </w:rPr>
        <w:t>&gt;</w:t>
      </w:r>
    </w:p>
    <w:p w:rsidR="004A3FDE" w:rsidRDefault="004A3FDE" w:rsidP="008A55CA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4" w:name="_Toc477559267"/>
      <w:r w:rsidRPr="00EA03DE">
        <w:t>1.</w:t>
      </w:r>
      <w:r>
        <w:t>20</w:t>
      </w:r>
      <w:r w:rsidRPr="00EA03DE">
        <w:t xml:space="preserve"> </w:t>
      </w:r>
      <w:r>
        <w:t>–</w:t>
      </w:r>
      <w:r w:rsidRPr="00EA03DE">
        <w:t xml:space="preserve"> </w:t>
      </w:r>
      <w:r>
        <w:t>Spring Boot HSQL Dependency</w:t>
      </w:r>
      <w:bookmarkEnd w:id="24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4A3FDE" w:rsidRDefault="004A3FDE" w:rsidP="008A55CA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5" w:name="_Toc477559268"/>
      <w:r w:rsidRPr="00EA03DE">
        <w:t>1.</w:t>
      </w:r>
      <w:r>
        <w:t>21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Eureka Dependency</w:t>
      </w:r>
      <w:bookmarkEnd w:id="25"/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eureka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pPr>
        <w:rPr>
          <w:color w:val="008080"/>
        </w:rPr>
      </w:pP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6" w:name="_Toc477559269"/>
      <w:r w:rsidRPr="00EA03DE">
        <w:t>1.</w:t>
      </w:r>
      <w:r>
        <w:t>22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Feign Dependency</w:t>
      </w:r>
      <w:bookmarkEnd w:id="26"/>
    </w:p>
    <w:p w:rsidR="004A3FDE" w:rsidRDefault="004A3FDE" w:rsidP="004A3FDE">
      <w:pPr>
        <w:pStyle w:val="StyleHeading114ptBoldUnderlineLeft"/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spring-cloud-starter-feign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>
      <w:pPr>
        <w:rPr>
          <w:rFonts w:ascii="Consolas" w:hAnsi="Consolas" w:cs="Consolas"/>
          <w:b/>
          <w:bCs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</w:rPr>
        <w:br w:type="page"/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7" w:name="_Toc477559270"/>
      <w:r w:rsidRPr="00EA03DE">
        <w:t>1.</w:t>
      </w:r>
      <w:r>
        <w:t>23</w:t>
      </w:r>
      <w:r w:rsidRPr="00EA03DE">
        <w:t xml:space="preserve"> </w:t>
      </w:r>
      <w:r>
        <w:t>–</w:t>
      </w:r>
      <w:r w:rsidRPr="00EA03DE">
        <w:t xml:space="preserve"> </w:t>
      </w:r>
      <w:r>
        <w:t>Spring Cloud Config Dependency</w:t>
      </w:r>
      <w:bookmarkEnd w:id="27"/>
    </w:p>
    <w:p w:rsidR="004A3FDE" w:rsidRDefault="004A3FDE" w:rsidP="004A3FDE">
      <w:pPr>
        <w:pStyle w:val="StyleHeading114ptBoldUnderlineLeft"/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spring-cloud-starter-</w:t>
      </w:r>
      <w:r>
        <w:rPr>
          <w:color w:val="000000"/>
          <w:u w:val="single"/>
        </w:rPr>
        <w:t>config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pPr>
        <w:rPr>
          <w:color w:val="008080"/>
        </w:rPr>
      </w:pPr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8A55CA">
      <w:pPr>
        <w:rPr>
          <w:color w:val="008080"/>
        </w:rPr>
      </w:pPr>
    </w:p>
    <w:p w:rsidR="004A3FDE" w:rsidRDefault="004A3FDE" w:rsidP="008A55CA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org.springframework.cloud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spring-cloud-</w:t>
      </w:r>
      <w:r>
        <w:rPr>
          <w:color w:val="000000"/>
          <w:u w:val="single"/>
        </w:rPr>
        <w:t>config</w:t>
      </w:r>
      <w:r>
        <w:rPr>
          <w:color w:val="000000"/>
        </w:rPr>
        <w:t>-client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4A3FDE" w:rsidRDefault="004A3FDE" w:rsidP="008A55CA">
      <w:r>
        <w:tab/>
      </w:r>
      <w: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4A3FDE" w:rsidRDefault="004A3FDE" w:rsidP="004A3FDE">
      <w:pPr>
        <w:pStyle w:val="StyleHeading114ptBoldUnderlineLeft"/>
      </w:pPr>
      <w:bookmarkStart w:id="28" w:name="_Toc477559271"/>
      <w:r w:rsidRPr="00EA03DE">
        <w:t>1.</w:t>
      </w:r>
      <w:r>
        <w:t>24</w:t>
      </w:r>
      <w:r w:rsidRPr="00EA03DE">
        <w:t xml:space="preserve"> </w:t>
      </w:r>
      <w:r>
        <w:t>–</w:t>
      </w:r>
      <w:r w:rsidRPr="00EA03DE">
        <w:t xml:space="preserve"> </w:t>
      </w:r>
      <w:r>
        <w:t>Maven Build configuration</w:t>
      </w:r>
      <w:bookmarkEnd w:id="28"/>
    </w:p>
    <w:p w:rsidR="00744697" w:rsidRDefault="00744697" w:rsidP="004A3FDE">
      <w:pPr>
        <w:pStyle w:val="StyleHeading114ptBoldUnderlineLeft"/>
      </w:pPr>
    </w:p>
    <w:p w:rsidR="00744697" w:rsidRDefault="00744697" w:rsidP="008A55CA">
      <w:r>
        <w:rPr>
          <w:color w:val="008080"/>
        </w:rPr>
        <w:t>&lt;</w:t>
      </w:r>
      <w:proofErr w:type="gramStart"/>
      <w:r>
        <w:t>build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resources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resource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directory</w:t>
      </w:r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src</w:t>
      </w:r>
      <w:proofErr w:type="spellEnd"/>
      <w:r>
        <w:rPr>
          <w:color w:val="000000"/>
        </w:rPr>
        <w:t>/main/resources</w:t>
      </w:r>
      <w:r>
        <w:rPr>
          <w:color w:val="008080"/>
        </w:rPr>
        <w:t>&lt;/</w:t>
      </w:r>
      <w:r>
        <w:t>directory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filtering</w:t>
      </w:r>
      <w:r>
        <w:rPr>
          <w:color w:val="008080"/>
        </w:rPr>
        <w:t>&gt;</w:t>
      </w:r>
      <w:proofErr w:type="gramEnd"/>
      <w:r>
        <w:rPr>
          <w:color w:val="000000"/>
        </w:rPr>
        <w:t>true</w:t>
      </w:r>
      <w:r>
        <w:rPr>
          <w:color w:val="008080"/>
        </w:rPr>
        <w:t>&lt;/</w:t>
      </w:r>
      <w:r>
        <w:t>filtering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resources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plugins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org.apache.maven.plugins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maven</w:t>
      </w:r>
      <w:r>
        <w:rPr>
          <w:color w:val="000000"/>
        </w:rPr>
        <w:t>-compiler-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proofErr w:type="gramStart"/>
      <w:r>
        <w:rPr>
          <w:u w:val="single"/>
        </w:rPr>
        <w:t>version</w:t>
      </w:r>
      <w:r>
        <w:rPr>
          <w:color w:val="008080"/>
          <w:u w:val="single"/>
        </w:rPr>
        <w:t>&gt;</w:t>
      </w:r>
      <w:proofErr w:type="gramEnd"/>
      <w:r>
        <w:rPr>
          <w:color w:val="000000"/>
          <w:u w:val="single"/>
        </w:rPr>
        <w:t>3.1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source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source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target</w:t>
      </w:r>
      <w:r>
        <w:rPr>
          <w:color w:val="008080"/>
        </w:rPr>
        <w:t>&gt;</w:t>
      </w:r>
      <w:proofErr w:type="gramEnd"/>
      <w:r>
        <w:rPr>
          <w:color w:val="000000"/>
        </w:rPr>
        <w:t>1.8</w:t>
      </w:r>
      <w:r>
        <w:rPr>
          <w:color w:val="008080"/>
        </w:rPr>
        <w:t>&lt;/</w:t>
      </w:r>
      <w:r>
        <w:t>target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gramStart"/>
      <w:r>
        <w:rPr>
          <w:color w:val="3F5FBF"/>
        </w:rPr>
        <w:t>&lt;!--</w:t>
      </w:r>
      <w:proofErr w:type="gramEnd"/>
      <w:r>
        <w:rPr>
          <w:color w:val="3F5FBF"/>
        </w:rPr>
        <w:t xml:space="preserve"> Spring boot support --&gt;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plugin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</w:t>
      </w:r>
      <w:r>
        <w:rPr>
          <w:color w:val="000000"/>
          <w:u w:val="single"/>
        </w:rPr>
        <w:t>maven</w:t>
      </w:r>
      <w:r>
        <w:rPr>
          <w:color w:val="000000"/>
        </w:rPr>
        <w:t>-</w:t>
      </w:r>
      <w:r>
        <w:rPr>
          <w:color w:val="000000"/>
          <w:u w:val="single"/>
        </w:rPr>
        <w:t>plugin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configuration</w:t>
      </w:r>
      <w:proofErr w:type="gram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addResources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false</w:t>
      </w:r>
      <w:r>
        <w:rPr>
          <w:color w:val="008080"/>
        </w:rPr>
        <w:t>&lt;/</w:t>
      </w:r>
      <w:proofErr w:type="spellStart"/>
      <w:r>
        <w:t>addResources</w:t>
      </w:r>
      <w:proofErr w:type="spellEnd"/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configuration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</w:t>
      </w:r>
      <w:r>
        <w:rPr>
          <w:color w:val="008080"/>
        </w:rPr>
        <w:t>&gt;</w:t>
      </w:r>
    </w:p>
    <w:p w:rsidR="00744697" w:rsidRDefault="00744697" w:rsidP="008A55CA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plugins</w:t>
      </w:r>
      <w:r>
        <w:rPr>
          <w:color w:val="008080"/>
        </w:rPr>
        <w:t>&gt;</w:t>
      </w:r>
    </w:p>
    <w:p w:rsidR="00744697" w:rsidRDefault="00744697" w:rsidP="008A55CA">
      <w:r>
        <w:rPr>
          <w:color w:val="000000"/>
        </w:rPr>
        <w:tab/>
      </w:r>
      <w:r>
        <w:rPr>
          <w:color w:val="008080"/>
        </w:rPr>
        <w:t>&lt;/</w:t>
      </w:r>
      <w:r>
        <w:t>build</w:t>
      </w:r>
      <w:r>
        <w:rPr>
          <w:color w:val="008080"/>
        </w:rPr>
        <w:t>&gt;</w:t>
      </w:r>
    </w:p>
    <w:p w:rsidR="004A3FDE" w:rsidRDefault="004A3FDE" w:rsidP="004A3FDE">
      <w:pPr>
        <w:pStyle w:val="StyleHeading114ptBoldUnderlineLeft"/>
      </w:pPr>
    </w:p>
    <w:p w:rsidR="004A3FDE" w:rsidRDefault="004A3FDE" w:rsidP="004A3FDE">
      <w:pPr>
        <w:pStyle w:val="StyleHeading114ptBoldUnderlineLeft"/>
      </w:pPr>
    </w:p>
    <w:p w:rsidR="004A7020" w:rsidRDefault="004A702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94A4A" w:rsidRDefault="00094A4A"/>
    <w:p w:rsidR="00094A4A" w:rsidRDefault="00094A4A" w:rsidP="00094A4A">
      <w:pPr>
        <w:pStyle w:val="StyleHeading114ptBoldUnderlineLeft"/>
      </w:pPr>
    </w:p>
    <w:p w:rsidR="00FE3307" w:rsidRDefault="00C36888" w:rsidP="001710BD">
      <w:pPr>
        <w:pStyle w:val="StyleHeading114ptBoldUnderlineLeft"/>
      </w:pPr>
      <w:bookmarkStart w:id="29" w:name="_Toc477559272"/>
      <w:r w:rsidRPr="00EA03DE">
        <w:t>1</w:t>
      </w:r>
      <w:r w:rsidR="001B1D4F">
        <w:t>.</w:t>
      </w:r>
      <w:r w:rsidR="00DF4E36">
        <w:t>25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api.rest</w:t>
      </w:r>
      <w:proofErr w:type="spellEnd"/>
      <w:r>
        <w:t xml:space="preserve"> package</w:t>
      </w:r>
      <w:bookmarkEnd w:id="29"/>
    </w:p>
    <w:p w:rsidR="00C36888" w:rsidRDefault="00C36888" w:rsidP="001710BD">
      <w:pPr>
        <w:pStyle w:val="h1"/>
      </w:pPr>
    </w:p>
    <w:p w:rsidR="00C36888" w:rsidRDefault="00C36888" w:rsidP="001710BD">
      <w:pPr>
        <w:pStyle w:val="h1"/>
      </w:pPr>
    </w:p>
    <w:p w:rsidR="00DF4E36" w:rsidRDefault="00DF4E36">
      <w:r>
        <w:rPr>
          <w:noProof/>
        </w:rPr>
        <w:drawing>
          <wp:inline distT="0" distB="0" distL="0" distR="0" wp14:anchorId="2D4BB902" wp14:editId="4D05474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888" w:rsidRDefault="00C36888" w:rsidP="001710BD"/>
    <w:p w:rsidR="001B1D4F" w:rsidRDefault="001B1D4F">
      <w:r>
        <w:br w:type="page"/>
      </w:r>
    </w:p>
    <w:p w:rsidR="00DF4E36" w:rsidRDefault="00DF4E36" w:rsidP="001B1D4F">
      <w:pPr>
        <w:pStyle w:val="StyleHeading114ptBoldUnderlineLeft"/>
      </w:pPr>
    </w:p>
    <w:p w:rsidR="00DF4E36" w:rsidRDefault="00DF4E36" w:rsidP="001B1D4F">
      <w:pPr>
        <w:pStyle w:val="StyleHeading114ptBoldUnderlineLeft"/>
      </w:pPr>
    </w:p>
    <w:p w:rsidR="00DF4E36" w:rsidRDefault="00DF4E36" w:rsidP="008A55CA">
      <w:r>
        <w:rPr>
          <w:noProof/>
        </w:rPr>
        <w:drawing>
          <wp:inline distT="0" distB="0" distL="0" distR="0" wp14:anchorId="5E8B9E65" wp14:editId="2D4866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36" w:rsidRDefault="00DF4E36" w:rsidP="001B1D4F">
      <w:pPr>
        <w:pStyle w:val="StyleHeading114ptBoldUnderlineLeft"/>
      </w:pPr>
    </w:p>
    <w:p w:rsidR="00DF4E36" w:rsidRDefault="00DF4E3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F4E36" w:rsidRDefault="00DF4E36" w:rsidP="001B1D4F">
      <w:pPr>
        <w:pStyle w:val="StyleHeading114ptBoldUnderlineLeft"/>
      </w:pPr>
    </w:p>
    <w:p w:rsidR="001B1D4F" w:rsidRDefault="001B1D4F" w:rsidP="001B1D4F">
      <w:pPr>
        <w:pStyle w:val="StyleHeading114ptBoldUnderlineLeft"/>
      </w:pPr>
      <w:bookmarkStart w:id="30" w:name="_Toc477559273"/>
      <w:r w:rsidRPr="00EA03DE">
        <w:t>1</w:t>
      </w:r>
      <w:r>
        <w:t>.</w:t>
      </w:r>
      <w:r w:rsidR="00DF4E36">
        <w:t>26</w:t>
      </w:r>
      <w:r>
        <w:t>–</w:t>
      </w:r>
      <w:r w:rsidRPr="00EA03DE">
        <w:t xml:space="preserve"> </w:t>
      </w:r>
      <w:r>
        <w:t xml:space="preserve">Add </w:t>
      </w:r>
      <w:proofErr w:type="spellStart"/>
      <w:r w:rsidR="00BC70D8">
        <w:t>dao.jpa</w:t>
      </w:r>
      <w:proofErr w:type="spellEnd"/>
      <w:r>
        <w:t xml:space="preserve"> package</w:t>
      </w:r>
      <w:bookmarkEnd w:id="30"/>
    </w:p>
    <w:p w:rsidR="00BC70D8" w:rsidRDefault="00BC70D8"/>
    <w:p w:rsidR="00F205FB" w:rsidRDefault="00DF4E36">
      <w:r>
        <w:rPr>
          <w:noProof/>
        </w:rPr>
        <w:drawing>
          <wp:inline distT="0" distB="0" distL="0" distR="0" wp14:anchorId="4D8B667B" wp14:editId="77E76A1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FB" w:rsidRDefault="00F205FB"/>
    <w:p w:rsidR="00F205FB" w:rsidRDefault="00F205FB">
      <w:r>
        <w:br w:type="page"/>
      </w:r>
    </w:p>
    <w:p w:rsidR="00F205FB" w:rsidRDefault="00F205FB" w:rsidP="00F205FB">
      <w:pPr>
        <w:pStyle w:val="StyleHeading114ptBoldUnderlineLeft"/>
      </w:pPr>
      <w:bookmarkStart w:id="31" w:name="_Toc477559274"/>
      <w:r w:rsidRPr="00EA03DE">
        <w:lastRenderedPageBreak/>
        <w:t>1</w:t>
      </w:r>
      <w:r>
        <w:t>.</w:t>
      </w:r>
      <w:r w:rsidR="00CA6517">
        <w:t>27</w:t>
      </w:r>
      <w:r>
        <w:t>–</w:t>
      </w:r>
      <w:r w:rsidRPr="00EA03DE">
        <w:t xml:space="preserve"> </w:t>
      </w:r>
      <w:r>
        <w:t>Add domain package</w:t>
      </w:r>
      <w:bookmarkEnd w:id="31"/>
    </w:p>
    <w:p w:rsidR="00F205FB" w:rsidRDefault="00F205FB" w:rsidP="00F205FB">
      <w:pPr>
        <w:pStyle w:val="StyleHeading114ptBoldUnderlineLeft"/>
      </w:pPr>
    </w:p>
    <w:p w:rsidR="00F205FB" w:rsidRDefault="00CA6517">
      <w:r>
        <w:rPr>
          <w:noProof/>
        </w:rPr>
        <w:drawing>
          <wp:inline distT="0" distB="0" distL="0" distR="0" wp14:anchorId="03DD629A" wp14:editId="5F1C5F9F">
            <wp:extent cx="6620933" cy="37242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933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F0" w:rsidRDefault="00405AF0">
      <w:r>
        <w:br w:type="page"/>
      </w:r>
    </w:p>
    <w:p w:rsidR="00405AF0" w:rsidRDefault="00405AF0" w:rsidP="00405AF0">
      <w:pPr>
        <w:pStyle w:val="StyleHeading114ptBoldUnderlineLeft"/>
      </w:pPr>
      <w:bookmarkStart w:id="32" w:name="_Toc477559275"/>
      <w:r w:rsidRPr="00EA03DE">
        <w:lastRenderedPageBreak/>
        <w:t>1</w:t>
      </w:r>
      <w:r w:rsidR="00E377FF">
        <w:t>.1</w:t>
      </w:r>
      <w:r w:rsidR="00B675E5">
        <w:t>5</w:t>
      </w:r>
      <w:r>
        <w:t>–</w:t>
      </w:r>
      <w:r w:rsidRPr="00EA03DE">
        <w:t xml:space="preserve"> </w:t>
      </w:r>
      <w:r>
        <w:t>Add exception package</w:t>
      </w:r>
      <w:bookmarkEnd w:id="32"/>
    </w:p>
    <w:p w:rsidR="00405AF0" w:rsidRDefault="00405AF0" w:rsidP="00405AF0">
      <w:pPr>
        <w:pStyle w:val="StyleHeading114ptBoldUnderlineLeft"/>
      </w:pPr>
    </w:p>
    <w:p w:rsidR="00405AF0" w:rsidRDefault="00405AF0" w:rsidP="00405AF0">
      <w:pPr>
        <w:pStyle w:val="StyleHeading114ptBoldUnderlineLeft"/>
      </w:pPr>
    </w:p>
    <w:p w:rsidR="00405AF0" w:rsidRDefault="009A3593">
      <w:r>
        <w:rPr>
          <w:noProof/>
        </w:rPr>
        <w:drawing>
          <wp:inline distT="0" distB="0" distL="0" distR="0" wp14:anchorId="5E8D4102" wp14:editId="6C03D9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/>
    <w:p w:rsidR="006E2824" w:rsidRDefault="006E2824">
      <w:r>
        <w:br w:type="page"/>
      </w:r>
    </w:p>
    <w:p w:rsidR="006E2824" w:rsidRDefault="006E2824" w:rsidP="006E2824">
      <w:pPr>
        <w:pStyle w:val="StyleHeading114ptBoldUnderlineLeft"/>
      </w:pPr>
      <w:bookmarkStart w:id="33" w:name="_Toc477559276"/>
      <w:r w:rsidRPr="00EA03DE">
        <w:lastRenderedPageBreak/>
        <w:t>1</w:t>
      </w:r>
      <w:r w:rsidR="00E377FF">
        <w:t>.</w:t>
      </w:r>
      <w:r w:rsidR="003665EF">
        <w:t>28</w:t>
      </w:r>
      <w:r>
        <w:t>–</w:t>
      </w:r>
      <w:r w:rsidRPr="00EA03DE">
        <w:t xml:space="preserve"> </w:t>
      </w:r>
      <w:r>
        <w:t>Add service package</w:t>
      </w:r>
      <w:bookmarkEnd w:id="33"/>
    </w:p>
    <w:p w:rsidR="006E2824" w:rsidRDefault="006E2824" w:rsidP="006E2824">
      <w:pPr>
        <w:pStyle w:val="StyleHeading114ptBoldUnderlineLeft"/>
      </w:pPr>
    </w:p>
    <w:p w:rsidR="006E2824" w:rsidRDefault="003665EF">
      <w:r>
        <w:rPr>
          <w:noProof/>
        </w:rPr>
        <w:drawing>
          <wp:inline distT="0" distB="0" distL="0" distR="0" wp14:anchorId="6AB3FDD7" wp14:editId="161E1B0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24" w:rsidRDefault="006E2824" w:rsidP="006E2824">
      <w:pPr>
        <w:pStyle w:val="StyleHeading114ptBoldUnderlineLeft"/>
      </w:pPr>
    </w:p>
    <w:p w:rsidR="006E2824" w:rsidRDefault="006E2824" w:rsidP="006E2824">
      <w:pPr>
        <w:pStyle w:val="StyleHeading114ptBoldUnderlineLeft"/>
      </w:pPr>
    </w:p>
    <w:p w:rsidR="00167874" w:rsidRDefault="00167874">
      <w:r>
        <w:br w:type="page"/>
      </w:r>
    </w:p>
    <w:p w:rsidR="00B675E5" w:rsidRDefault="00B675E5" w:rsidP="00B675E5">
      <w:pPr>
        <w:pStyle w:val="StyleHeading114ptBoldUnderlineLeft"/>
      </w:pPr>
      <w:bookmarkStart w:id="34" w:name="_Toc477559277"/>
      <w:r w:rsidRPr="00EA03DE">
        <w:lastRenderedPageBreak/>
        <w:t>1</w:t>
      </w:r>
      <w:r>
        <w:t>.</w:t>
      </w:r>
      <w:r w:rsidR="00977845">
        <w:t>29</w:t>
      </w:r>
      <w:r>
        <w:t>–</w:t>
      </w:r>
      <w:r w:rsidRPr="00EA03DE">
        <w:t xml:space="preserve"> </w:t>
      </w:r>
      <w:r>
        <w:t xml:space="preserve">Create </w:t>
      </w:r>
      <w:r w:rsidR="00977845">
        <w:t xml:space="preserve">Account </w:t>
      </w:r>
      <w:r>
        <w:t>Domain class in the domain package</w:t>
      </w:r>
      <w:bookmarkEnd w:id="34"/>
    </w:p>
    <w:p w:rsidR="00B675E5" w:rsidRDefault="00B675E5" w:rsidP="00167874">
      <w:pPr>
        <w:pStyle w:val="StyleHeading114ptBoldUnderlineLeft"/>
      </w:pPr>
    </w:p>
    <w:p w:rsidR="00977845" w:rsidRPr="00977845" w:rsidRDefault="00977845" w:rsidP="008A55CA">
      <w:proofErr w:type="gramStart"/>
      <w:r w:rsidRPr="00977845">
        <w:t>package</w:t>
      </w:r>
      <w:proofErr w:type="gramEnd"/>
      <w:r w:rsidRPr="00977845">
        <w:t xml:space="preserve"> </w:t>
      </w:r>
      <w:proofErr w:type="spellStart"/>
      <w:r w:rsidRPr="00977845">
        <w:t>com.rollingstone.domain</w:t>
      </w:r>
      <w:proofErr w:type="spellEnd"/>
      <w:r w:rsidRPr="00977845">
        <w:t>;</w:t>
      </w:r>
    </w:p>
    <w:p w:rsidR="00977845" w:rsidRPr="00977845" w:rsidRDefault="00977845" w:rsidP="008A55CA"/>
    <w:p w:rsidR="00977845" w:rsidRPr="00977845" w:rsidRDefault="00977845" w:rsidP="008A55CA">
      <w:proofErr w:type="gramStart"/>
      <w:r w:rsidRPr="00977845">
        <w:t>import</w:t>
      </w:r>
      <w:proofErr w:type="gramEnd"/>
      <w:r w:rsidRPr="00977845">
        <w:t xml:space="preserve"> </w:t>
      </w:r>
      <w:proofErr w:type="spellStart"/>
      <w:r w:rsidRPr="00977845">
        <w:t>java.util.Date</w:t>
      </w:r>
      <w:proofErr w:type="spellEnd"/>
      <w:r w:rsidRPr="00977845">
        <w:t>;</w:t>
      </w:r>
    </w:p>
    <w:p w:rsidR="00977845" w:rsidRPr="00977845" w:rsidRDefault="00977845" w:rsidP="008A55CA"/>
    <w:p w:rsidR="00977845" w:rsidRPr="00977845" w:rsidRDefault="00977845" w:rsidP="008A55CA">
      <w:r w:rsidRPr="00977845">
        <w:t>/*</w:t>
      </w:r>
    </w:p>
    <w:p w:rsidR="00977845" w:rsidRPr="00977845" w:rsidRDefault="00977845" w:rsidP="008A55CA">
      <w:r w:rsidRPr="00977845">
        <w:t xml:space="preserve"> * A </w:t>
      </w:r>
      <w:del w:id="35" w:author="Caree2" w:date="2017-04-30T09:07:00Z">
        <w:r w:rsidRPr="00977845" w:rsidDel="008A55CA">
          <w:delText xml:space="preserve">User </w:delText>
        </w:r>
      </w:del>
      <w:ins w:id="36" w:author="Caree2" w:date="2017-04-30T09:07:00Z">
        <w:r w:rsidR="008A55CA">
          <w:t>Customer</w:t>
        </w:r>
        <w:r w:rsidR="008A55CA" w:rsidRPr="00977845">
          <w:t xml:space="preserve"> </w:t>
        </w:r>
      </w:ins>
      <w:r w:rsidRPr="00977845">
        <w:t xml:space="preserve">POJO serving as an Entity as well as a Data Transfer Object </w:t>
      </w:r>
      <w:proofErr w:type="spellStart"/>
      <w:r w:rsidRPr="00977845">
        <w:t>i.e</w:t>
      </w:r>
      <w:proofErr w:type="spellEnd"/>
      <w:r w:rsidRPr="00977845">
        <w:t xml:space="preserve"> DTO</w:t>
      </w:r>
    </w:p>
    <w:p w:rsidR="00977845" w:rsidRPr="00977845" w:rsidRDefault="00977845" w:rsidP="008A55CA">
      <w:r w:rsidRPr="00977845">
        <w:t xml:space="preserve"> */</w:t>
      </w:r>
    </w:p>
    <w:p w:rsidR="00977845" w:rsidRPr="00977845" w:rsidRDefault="00977845" w:rsidP="008A55CA">
      <w:r w:rsidRPr="00977845">
        <w:t>@Entity</w:t>
      </w:r>
    </w:p>
    <w:p w:rsidR="00977845" w:rsidRPr="00977845" w:rsidRDefault="00977845" w:rsidP="008A55CA">
      <w:proofErr w:type="gramStart"/>
      <w:r w:rsidRPr="00977845">
        <w:t>@Table(</w:t>
      </w:r>
      <w:proofErr w:type="gramEnd"/>
      <w:r w:rsidRPr="00977845">
        <w:t>name = "</w:t>
      </w:r>
      <w:proofErr w:type="spellStart"/>
      <w:r w:rsidRPr="00977845">
        <w:t>rsmortgage_account</w:t>
      </w:r>
      <w:proofErr w:type="spellEnd"/>
      <w:r w:rsidRPr="00977845">
        <w:t>")</w:t>
      </w:r>
    </w:p>
    <w:p w:rsidR="00977845" w:rsidRPr="00977845" w:rsidRDefault="00977845" w:rsidP="008A55CA">
      <w:r w:rsidRPr="00977845">
        <w:t>@</w:t>
      </w:r>
      <w:proofErr w:type="spellStart"/>
      <w:r w:rsidRPr="00977845">
        <w:t>XmlRootElement</w:t>
      </w:r>
      <w:proofErr w:type="spellEnd"/>
    </w:p>
    <w:p w:rsidR="00977845" w:rsidRPr="00977845" w:rsidRDefault="00977845" w:rsidP="008A55CA">
      <w:proofErr w:type="gramStart"/>
      <w:r w:rsidRPr="00977845">
        <w:t>@</w:t>
      </w:r>
      <w:proofErr w:type="spellStart"/>
      <w:r w:rsidRPr="00977845">
        <w:t>XmlAccessorType</w:t>
      </w:r>
      <w:proofErr w:type="spellEnd"/>
      <w:r w:rsidRPr="00977845">
        <w:t>(</w:t>
      </w:r>
      <w:proofErr w:type="spellStart"/>
      <w:proofErr w:type="gramEnd"/>
      <w:r w:rsidRPr="00977845">
        <w:t>XmlAccessType.FIELD</w:t>
      </w:r>
      <w:proofErr w:type="spellEnd"/>
      <w:r w:rsidRPr="00977845">
        <w:t>)</w:t>
      </w:r>
    </w:p>
    <w:p w:rsidR="00977845" w:rsidRPr="00977845" w:rsidRDefault="00977845" w:rsidP="008A55CA">
      <w:proofErr w:type="gramStart"/>
      <w:r w:rsidRPr="00977845">
        <w:t>public</w:t>
      </w:r>
      <w:proofErr w:type="gramEnd"/>
      <w:r w:rsidRPr="00977845">
        <w:t xml:space="preserve"> class Account {</w:t>
      </w:r>
    </w:p>
    <w:p w:rsidR="00977845" w:rsidRPr="00977845" w:rsidRDefault="00977845" w:rsidP="008A55CA"/>
    <w:p w:rsidR="00977845" w:rsidRPr="00977845" w:rsidRDefault="00977845" w:rsidP="008A55CA">
      <w:r w:rsidRPr="00977845">
        <w:tab/>
        <w:t>@Id</w:t>
      </w:r>
    </w:p>
    <w:p w:rsidR="00977845" w:rsidRPr="00977845" w:rsidRDefault="00977845" w:rsidP="008A55CA">
      <w:r w:rsidRPr="00977845">
        <w:tab/>
      </w:r>
      <w:proofErr w:type="gramStart"/>
      <w:r w:rsidRPr="00977845">
        <w:t>@</w:t>
      </w:r>
      <w:proofErr w:type="spellStart"/>
      <w:r w:rsidRPr="00977845">
        <w:t>GeneratedValue</w:t>
      </w:r>
      <w:proofErr w:type="spellEnd"/>
      <w:r w:rsidRPr="00977845">
        <w:t>(</w:t>
      </w:r>
      <w:proofErr w:type="gramEnd"/>
      <w:r w:rsidRPr="00977845">
        <w:t xml:space="preserve">strategy = </w:t>
      </w:r>
      <w:proofErr w:type="spellStart"/>
      <w:r w:rsidRPr="00977845">
        <w:t>GenerationType.AUTO</w:t>
      </w:r>
      <w:proofErr w:type="spellEnd"/>
      <w:r w:rsidRPr="00977845">
        <w:t>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long id;</w:t>
      </w:r>
    </w:p>
    <w:p w:rsidR="00977845" w:rsidRPr="00977845" w:rsidRDefault="00977845" w:rsidP="008A55CA"/>
    <w:p w:rsidR="00977845" w:rsidRPr="00977845" w:rsidRDefault="00977845" w:rsidP="008A55CA">
      <w:r w:rsidRPr="00977845">
        <w:tab/>
        <w:t>@</w:t>
      </w:r>
      <w:proofErr w:type="spellStart"/>
      <w:r w:rsidRPr="00977845">
        <w:t>OneToOne</w:t>
      </w:r>
      <w:proofErr w:type="spellEnd"/>
    </w:p>
    <w:p w:rsidR="00977845" w:rsidRPr="00977845" w:rsidRDefault="00977845" w:rsidP="008A55CA">
      <w:r w:rsidRPr="00977845">
        <w:tab/>
      </w:r>
      <w:proofErr w:type="gramStart"/>
      <w:r w:rsidRPr="00977845">
        <w:t>@</w:t>
      </w:r>
      <w:proofErr w:type="spellStart"/>
      <w:r w:rsidRPr="00977845">
        <w:t>JoinColumn</w:t>
      </w:r>
      <w:proofErr w:type="spellEnd"/>
      <w:r w:rsidRPr="00977845">
        <w:t>(</w:t>
      </w:r>
      <w:proofErr w:type="gramEnd"/>
      <w:r w:rsidRPr="00977845">
        <w:t>name="</w:t>
      </w:r>
      <w:proofErr w:type="spellStart"/>
      <w:r w:rsidRPr="00977845">
        <w:t>account_type_id</w:t>
      </w:r>
      <w:proofErr w:type="spellEnd"/>
      <w:r w:rsidRPr="00977845">
        <w:t>")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</w:t>
      </w:r>
      <w:proofErr w:type="spellStart"/>
      <w:r w:rsidRPr="00977845">
        <w:t>AccountType</w:t>
      </w:r>
      <w:proofErr w:type="spellEnd"/>
      <w:r w:rsidRPr="00977845">
        <w:t xml:space="preserve"> </w:t>
      </w:r>
      <w:proofErr w:type="spellStart"/>
      <w:r w:rsidRPr="00977845">
        <w:t>accountType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@Temporal(</w:t>
      </w:r>
      <w:proofErr w:type="spellStart"/>
      <w:proofErr w:type="gramEnd"/>
      <w:r w:rsidRPr="00977845">
        <w:t>TemporalType.DATE</w:t>
      </w:r>
      <w:proofErr w:type="spellEnd"/>
      <w:r w:rsidRPr="00977845">
        <w:t>)</w:t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gramEnd"/>
      <w:r w:rsidRPr="00977845">
        <w:t>name = "</w:t>
      </w:r>
      <w:proofErr w:type="spellStart"/>
      <w:r w:rsidRPr="00977845">
        <w:t>date_created</w:t>
      </w:r>
      <w:proofErr w:type="spellEnd"/>
      <w:r w:rsidRPr="00977845">
        <w:t xml:space="preserve">", unique = true, </w:t>
      </w:r>
      <w:proofErr w:type="spellStart"/>
      <w:r w:rsidRPr="00977845">
        <w:t>nullable</w:t>
      </w:r>
      <w:proofErr w:type="spellEnd"/>
      <w:r w:rsidRPr="00977845">
        <w:t xml:space="preserve"> = false, length = 10)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Date </w:t>
      </w:r>
      <w:proofErr w:type="spellStart"/>
      <w:r w:rsidRPr="00977845">
        <w:t>dateCreated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</w:t>
      </w:r>
      <w:proofErr w:type="spellStart"/>
      <w:r w:rsidRPr="00977845">
        <w:t>originalCreditAmount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double </w:t>
      </w:r>
      <w:proofErr w:type="spellStart"/>
      <w:r w:rsidRPr="00977845">
        <w:t>balanceAmount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</w:t>
      </w:r>
      <w:proofErr w:type="spellStart"/>
      <w:r w:rsidRPr="00977845">
        <w:t>boolean</w:t>
      </w:r>
      <w:proofErr w:type="spellEnd"/>
      <w:r w:rsidRPr="00977845">
        <w:t xml:space="preserve"> </w:t>
      </w:r>
      <w:proofErr w:type="spellStart"/>
      <w:r w:rsidRPr="00977845">
        <w:t>fullyPaid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int term;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float </w:t>
      </w:r>
      <w:proofErr w:type="spellStart"/>
      <w:r w:rsidRPr="00977845">
        <w:t>rateOfInterest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</w:t>
      </w:r>
      <w:proofErr w:type="spellStart"/>
      <w:r w:rsidRPr="00977845">
        <w:t>boolean</w:t>
      </w:r>
      <w:proofErr w:type="spellEnd"/>
      <w:r w:rsidRPr="00977845">
        <w:t xml:space="preserve"> </w:t>
      </w:r>
      <w:proofErr w:type="spellStart"/>
      <w:r w:rsidRPr="00977845">
        <w:t>escrowAttached</w:t>
      </w:r>
      <w:proofErr w:type="spellEnd"/>
      <w:r w:rsidRPr="00977845">
        <w:t>;</w:t>
      </w:r>
    </w:p>
    <w:p w:rsidR="00977845" w:rsidRPr="00977845" w:rsidRDefault="00977845" w:rsidP="008A55CA">
      <w:r w:rsidRPr="00977845">
        <w:tab/>
      </w:r>
    </w:p>
    <w:p w:rsidR="00977845" w:rsidRPr="00977845" w:rsidRDefault="00977845" w:rsidP="008A55CA">
      <w:r w:rsidRPr="00977845">
        <w:lastRenderedPageBreak/>
        <w:tab/>
      </w:r>
      <w:proofErr w:type="gramStart"/>
      <w:r w:rsidRPr="00977845">
        <w:t>@Column(</w:t>
      </w:r>
      <w:proofErr w:type="spellStart"/>
      <w:proofErr w:type="gramEnd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</w:r>
      <w:proofErr w:type="gramStart"/>
      <w:r w:rsidRPr="00977845">
        <w:t>private</w:t>
      </w:r>
      <w:proofErr w:type="gramEnd"/>
      <w:r w:rsidRPr="00977845">
        <w:t xml:space="preserve"> </w:t>
      </w:r>
      <w:proofErr w:type="spellStart"/>
      <w:r w:rsidRPr="00977845">
        <w:t>boolean</w:t>
      </w:r>
      <w:proofErr w:type="spellEnd"/>
      <w:r w:rsidRPr="00977845">
        <w:t xml:space="preserve"> </w:t>
      </w:r>
      <w:proofErr w:type="spellStart"/>
      <w:r w:rsidRPr="00977845">
        <w:t>pmiAttached</w:t>
      </w:r>
      <w:proofErr w:type="spellEnd"/>
      <w:r w:rsidRPr="00977845">
        <w:t>;</w:t>
      </w:r>
    </w:p>
    <w:p w:rsidR="00977845" w:rsidRPr="00977845" w:rsidRDefault="00977845" w:rsidP="008A55CA"/>
    <w:p w:rsidR="00977845" w:rsidRPr="00977845" w:rsidRDefault="00977845" w:rsidP="008A55CA">
      <w:r w:rsidRPr="00977845">
        <w:tab/>
      </w:r>
      <w:proofErr w:type="gramStart"/>
      <w:r w:rsidRPr="00977845">
        <w:t>@</w:t>
      </w:r>
      <w:proofErr w:type="spellStart"/>
      <w:r w:rsidRPr="00977845">
        <w:t>ManyToOne</w:t>
      </w:r>
      <w:proofErr w:type="spellEnd"/>
      <w:r w:rsidRPr="00977845">
        <w:t>(</w:t>
      </w:r>
      <w:proofErr w:type="gramEnd"/>
      <w:r w:rsidRPr="00977845">
        <w:t xml:space="preserve">fetch = </w:t>
      </w:r>
      <w:proofErr w:type="spellStart"/>
      <w:r w:rsidRPr="00977845">
        <w:t>FetchType.LAZY</w:t>
      </w:r>
      <w:proofErr w:type="spellEnd"/>
      <w:r w:rsidRPr="00977845">
        <w:t>)</w:t>
      </w:r>
    </w:p>
    <w:p w:rsidR="00977845" w:rsidRPr="00977845" w:rsidRDefault="00977845" w:rsidP="008A55CA">
      <w:r w:rsidRPr="00977845">
        <w:tab/>
      </w:r>
      <w:proofErr w:type="gramStart"/>
      <w:r w:rsidRPr="00977845">
        <w:t>@</w:t>
      </w:r>
      <w:proofErr w:type="spellStart"/>
      <w:r w:rsidRPr="00977845">
        <w:t>JoinColumn</w:t>
      </w:r>
      <w:proofErr w:type="spellEnd"/>
      <w:r w:rsidRPr="00977845">
        <w:t>(</w:t>
      </w:r>
      <w:proofErr w:type="gramEnd"/>
      <w:r w:rsidRPr="00977845">
        <w:t>name = "</w:t>
      </w:r>
      <w:proofErr w:type="spellStart"/>
      <w:r w:rsidRPr="00977845">
        <w:t>customer_id</w:t>
      </w:r>
      <w:proofErr w:type="spellEnd"/>
      <w:r w:rsidRPr="00977845">
        <w:t xml:space="preserve">", </w:t>
      </w:r>
      <w:proofErr w:type="spellStart"/>
      <w:r w:rsidRPr="00977845">
        <w:t>nullable</w:t>
      </w:r>
      <w:proofErr w:type="spellEnd"/>
      <w:r w:rsidRPr="00977845">
        <w:t xml:space="preserve"> = false)</w:t>
      </w:r>
    </w:p>
    <w:p w:rsidR="00977845" w:rsidRPr="00977845" w:rsidRDefault="00977845" w:rsidP="008A55CA">
      <w:r w:rsidRPr="00977845">
        <w:tab/>
        <w:t>@</w:t>
      </w:r>
      <w:proofErr w:type="spellStart"/>
      <w:r w:rsidRPr="00977845">
        <w:t>JsonBackReference</w:t>
      </w:r>
      <w:proofErr w:type="spellEnd"/>
    </w:p>
    <w:p w:rsidR="00977845" w:rsidRPr="00977845" w:rsidRDefault="00977845" w:rsidP="008A55CA">
      <w:r w:rsidRPr="00977845">
        <w:tab/>
        <w:t xml:space="preserve">Customer </w:t>
      </w:r>
      <w:proofErr w:type="spellStart"/>
      <w:r w:rsidRPr="00977845">
        <w:t>customer</w:t>
      </w:r>
      <w:proofErr w:type="spellEnd"/>
      <w:r w:rsidRPr="00977845">
        <w:t>;</w:t>
      </w:r>
    </w:p>
    <w:p w:rsidR="00977845" w:rsidRPr="00977845" w:rsidRDefault="00977845" w:rsidP="008A55CA"/>
    <w:p w:rsidR="00B675E5" w:rsidRPr="001710BD" w:rsidRDefault="00977845" w:rsidP="008A55CA">
      <w:r w:rsidRPr="00977845">
        <w:t>}</w:t>
      </w:r>
    </w:p>
    <w:p w:rsidR="006452A8" w:rsidRDefault="006452A8"/>
    <w:p w:rsidR="006452A8" w:rsidRDefault="006452A8" w:rsidP="006452A8">
      <w:pPr>
        <w:pStyle w:val="StyleHeading114ptBoldUnderlineLeft"/>
      </w:pPr>
      <w:bookmarkStart w:id="37" w:name="_Toc477559278"/>
      <w:r w:rsidRPr="00EA03DE">
        <w:t>1</w:t>
      </w:r>
      <w:r>
        <w:t>.30–</w:t>
      </w:r>
      <w:r w:rsidRPr="00EA03DE">
        <w:t xml:space="preserve"> </w:t>
      </w:r>
      <w:r>
        <w:t>Generate the following for the Account class</w:t>
      </w:r>
      <w:bookmarkEnd w:id="37"/>
    </w:p>
    <w:p w:rsidR="006452A8" w:rsidRDefault="006452A8" w:rsidP="006452A8">
      <w:pPr>
        <w:pStyle w:val="StyleHeading114ptBoldUnderlineLeft"/>
      </w:pPr>
    </w:p>
    <w:p w:rsidR="006452A8" w:rsidRDefault="006452A8" w:rsidP="008A55CA">
      <w:pPr>
        <w:pStyle w:val="ListParagraph"/>
        <w:numPr>
          <w:ilvl w:val="0"/>
          <w:numId w:val="60"/>
        </w:numPr>
      </w:pPr>
      <w:r>
        <w:t>Getter and Setters</w:t>
      </w:r>
    </w:p>
    <w:p w:rsidR="006452A8" w:rsidRDefault="006452A8" w:rsidP="008A55CA">
      <w:pPr>
        <w:pStyle w:val="ListParagraph"/>
        <w:numPr>
          <w:ilvl w:val="0"/>
          <w:numId w:val="60"/>
        </w:numPr>
      </w:pPr>
      <w:r>
        <w:t>hashCode</w:t>
      </w:r>
    </w:p>
    <w:p w:rsidR="006452A8" w:rsidRDefault="006452A8" w:rsidP="008A55CA">
      <w:pPr>
        <w:pStyle w:val="ListParagraph"/>
        <w:numPr>
          <w:ilvl w:val="0"/>
          <w:numId w:val="60"/>
        </w:numPr>
      </w:pPr>
      <w:r>
        <w:t>equals</w:t>
      </w:r>
    </w:p>
    <w:p w:rsidR="006452A8" w:rsidRDefault="006452A8" w:rsidP="008A55CA">
      <w:pPr>
        <w:pStyle w:val="ListParagraph"/>
        <w:numPr>
          <w:ilvl w:val="0"/>
          <w:numId w:val="60"/>
        </w:numPr>
      </w:pPr>
      <w:r>
        <w:t>toString</w:t>
      </w:r>
    </w:p>
    <w:p w:rsidR="006452A8" w:rsidRDefault="006452A8" w:rsidP="008A55CA">
      <w:pPr>
        <w:pStyle w:val="ListParagraph"/>
        <w:numPr>
          <w:ilvl w:val="0"/>
          <w:numId w:val="60"/>
        </w:numPr>
      </w:pPr>
      <w:r>
        <w:t xml:space="preserve">A </w:t>
      </w:r>
      <w:r w:rsidR="00E6457A">
        <w:t>non-default</w:t>
      </w:r>
      <w:r>
        <w:t xml:space="preserve"> constructor</w:t>
      </w:r>
    </w:p>
    <w:p w:rsidR="00D119FE" w:rsidRDefault="00D119F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  <w:bookmarkStart w:id="38" w:name="_Toc477559279"/>
      <w:r w:rsidRPr="00EA03DE">
        <w:lastRenderedPageBreak/>
        <w:t>1</w:t>
      </w:r>
      <w:r>
        <w:t>.</w:t>
      </w:r>
      <w:r w:rsidR="00175BE1">
        <w:t>31</w:t>
      </w:r>
      <w:r>
        <w:t>–</w:t>
      </w:r>
      <w:r w:rsidRPr="00EA03DE">
        <w:t xml:space="preserve"> </w:t>
      </w:r>
      <w:r>
        <w:t xml:space="preserve">Create </w:t>
      </w:r>
      <w:proofErr w:type="spellStart"/>
      <w:r w:rsidR="00175BE1">
        <w:t>AccountType</w:t>
      </w:r>
      <w:proofErr w:type="spellEnd"/>
      <w:r>
        <w:t xml:space="preserve"> Domain class in the domain package</w:t>
      </w:r>
      <w:bookmarkEnd w:id="38"/>
    </w:p>
    <w:p w:rsidR="00632342" w:rsidRDefault="00632342" w:rsidP="00167874">
      <w:pPr>
        <w:pStyle w:val="StyleHeading114ptBoldUnderlineLeft"/>
      </w:pPr>
    </w:p>
    <w:p w:rsidR="00175BE1" w:rsidRDefault="00175BE1">
      <w:r w:rsidRPr="00175BE1">
        <w:t xml:space="preserve"> </w:t>
      </w:r>
      <w:r>
        <w:t>@Entity</w:t>
      </w:r>
    </w:p>
    <w:p w:rsidR="00175BE1" w:rsidRDefault="00175BE1">
      <w:proofErr w:type="gramStart"/>
      <w:r>
        <w:t>@Table(</w:t>
      </w:r>
      <w:proofErr w:type="gramEnd"/>
      <w:r>
        <w:t>name = "</w:t>
      </w:r>
      <w:proofErr w:type="spellStart"/>
      <w:r>
        <w:t>rsmortgage_account_type</w:t>
      </w:r>
      <w:proofErr w:type="spellEnd"/>
      <w:r>
        <w:t>")</w:t>
      </w:r>
    </w:p>
    <w:p w:rsidR="00175BE1" w:rsidRDefault="00175BE1">
      <w:r>
        <w:t>@</w:t>
      </w:r>
      <w:proofErr w:type="spellStart"/>
      <w:r>
        <w:t>XmlRootElement</w:t>
      </w:r>
      <w:proofErr w:type="spellEnd"/>
    </w:p>
    <w:p w:rsidR="00175BE1" w:rsidRDefault="00175BE1">
      <w:proofErr w:type="gramStart"/>
      <w:r>
        <w:t>@</w:t>
      </w:r>
      <w:proofErr w:type="spellStart"/>
      <w:r>
        <w:t>XmlAccessorType</w:t>
      </w:r>
      <w:proofErr w:type="spellEnd"/>
      <w:r>
        <w:t>(</w:t>
      </w:r>
      <w:proofErr w:type="spellStart"/>
      <w:proofErr w:type="gramEnd"/>
      <w:r>
        <w:t>XmlAccessType.FIELD</w:t>
      </w:r>
      <w:proofErr w:type="spellEnd"/>
      <w:r>
        <w:t>)</w:t>
      </w:r>
    </w:p>
    <w:p w:rsidR="00175BE1" w:rsidRDefault="00175BE1">
      <w:proofErr w:type="gramStart"/>
      <w:r>
        <w:t>public</w:t>
      </w:r>
      <w:proofErr w:type="gramEnd"/>
      <w:r>
        <w:t xml:space="preserve"> class </w:t>
      </w:r>
      <w:proofErr w:type="spellStart"/>
      <w:r>
        <w:t>AccountType</w:t>
      </w:r>
      <w:proofErr w:type="spellEnd"/>
      <w:r>
        <w:t xml:space="preserve"> {</w:t>
      </w:r>
    </w:p>
    <w:p w:rsidR="00175BE1" w:rsidRDefault="00175BE1"/>
    <w:p w:rsidR="00175BE1" w:rsidRDefault="00175BE1">
      <w:r>
        <w:tab/>
        <w:t>@Id</w:t>
      </w:r>
    </w:p>
    <w:p w:rsidR="00175BE1" w:rsidRDefault="00175BE1">
      <w:r>
        <w:tab/>
      </w:r>
      <w:proofErr w:type="gramStart"/>
      <w:r>
        <w:t>@</w:t>
      </w:r>
      <w:proofErr w:type="spellStart"/>
      <w:r>
        <w:t>GeneratedValue</w:t>
      </w:r>
      <w:proofErr w:type="spellEnd"/>
      <w:r>
        <w:t>(</w:t>
      </w:r>
      <w:proofErr w:type="gramEnd"/>
      <w:r>
        <w:t xml:space="preserve">strategy = </w:t>
      </w:r>
      <w:proofErr w:type="spellStart"/>
      <w:r>
        <w:t>GenerationType.AUTO</w:t>
      </w:r>
      <w:proofErr w:type="spellEnd"/>
      <w:r>
        <w:t>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long id;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false)</w:t>
      </w:r>
    </w:p>
    <w:p w:rsidR="00175BE1" w:rsidRDefault="00175BE1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accountTypeName</w:t>
      </w:r>
      <w:proofErr w:type="spellEnd"/>
      <w:r>
        <w:t>;</w:t>
      </w:r>
    </w:p>
    <w:p w:rsidR="00175BE1" w:rsidRDefault="00175BE1">
      <w:r>
        <w:tab/>
      </w:r>
    </w:p>
    <w:p w:rsidR="00175BE1" w:rsidRDefault="00175BE1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false)</w:t>
      </w:r>
    </w:p>
    <w:p w:rsidR="00632342" w:rsidRDefault="00175BE1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accountTypeDescription</w:t>
      </w:r>
      <w:proofErr w:type="spellEnd"/>
      <w:r>
        <w:t>;</w:t>
      </w:r>
    </w:p>
    <w:p w:rsidR="00175BE1" w:rsidRDefault="00175BE1"/>
    <w:p w:rsidR="00175BE1" w:rsidRDefault="00175BE1">
      <w:r>
        <w:t>}</w:t>
      </w:r>
    </w:p>
    <w:p w:rsidR="00175BE1" w:rsidRDefault="00175BE1" w:rsidP="00175BE1"/>
    <w:p w:rsidR="00175BE1" w:rsidRDefault="00175BE1" w:rsidP="00175BE1">
      <w:pPr>
        <w:pStyle w:val="StyleHeading114ptBoldUnderlineLeft"/>
      </w:pPr>
      <w:bookmarkStart w:id="39" w:name="_Toc477559280"/>
      <w:r w:rsidRPr="00EA03DE">
        <w:t>1</w:t>
      </w:r>
      <w:r>
        <w:t>.3</w:t>
      </w:r>
      <w:r w:rsidR="000D4228">
        <w:t>2</w:t>
      </w:r>
      <w:r>
        <w:t>–</w:t>
      </w:r>
      <w:r w:rsidRPr="00EA03DE">
        <w:t xml:space="preserve"> </w:t>
      </w:r>
      <w:r>
        <w:t xml:space="preserve">Generate the following for the </w:t>
      </w:r>
      <w:proofErr w:type="spellStart"/>
      <w:r>
        <w:t>AccountType</w:t>
      </w:r>
      <w:proofErr w:type="spellEnd"/>
      <w:r>
        <w:t xml:space="preserve"> class</w:t>
      </w:r>
      <w:bookmarkEnd w:id="39"/>
    </w:p>
    <w:p w:rsidR="00175BE1" w:rsidRPr="001710BD" w:rsidRDefault="00175BE1" w:rsidP="00175BE1">
      <w:pPr>
        <w:rPr>
          <w:highlight w:val="lightGray"/>
        </w:rPr>
      </w:pPr>
    </w:p>
    <w:p w:rsidR="00C22F37" w:rsidRDefault="00C22F37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726CC" w:rsidRDefault="008726CC" w:rsidP="008A55CA">
      <w:pPr>
        <w:pStyle w:val="ListParagraph"/>
        <w:numPr>
          <w:ilvl w:val="0"/>
          <w:numId w:val="61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8726CC" w:rsidRDefault="008726CC" w:rsidP="008A55CA">
      <w:pPr>
        <w:pStyle w:val="ListParagraph"/>
        <w:numPr>
          <w:ilvl w:val="0"/>
          <w:numId w:val="61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175BE1" w:rsidRPr="00175BE1" w:rsidRDefault="00175BE1" w:rsidP="008A55CA">
      <w:pPr>
        <w:pStyle w:val="ListParagraph"/>
        <w:numPr>
          <w:ilvl w:val="0"/>
          <w:numId w:val="61"/>
        </w:numPr>
      </w:pPr>
      <w:r w:rsidRPr="00175BE1">
        <w:t>Getter and Setters</w:t>
      </w:r>
    </w:p>
    <w:p w:rsidR="00175BE1" w:rsidRPr="00175BE1" w:rsidRDefault="00175BE1" w:rsidP="008A55CA">
      <w:pPr>
        <w:pStyle w:val="ListParagraph"/>
        <w:numPr>
          <w:ilvl w:val="0"/>
          <w:numId w:val="61"/>
        </w:numPr>
      </w:pPr>
      <w:r w:rsidRPr="00175BE1">
        <w:t>hashCode</w:t>
      </w:r>
    </w:p>
    <w:p w:rsidR="00175BE1" w:rsidRPr="00175BE1" w:rsidRDefault="00175BE1" w:rsidP="008A55CA">
      <w:pPr>
        <w:pStyle w:val="ListParagraph"/>
        <w:numPr>
          <w:ilvl w:val="0"/>
          <w:numId w:val="61"/>
        </w:numPr>
      </w:pPr>
      <w:r w:rsidRPr="00175BE1">
        <w:t>equals</w:t>
      </w:r>
    </w:p>
    <w:p w:rsidR="00175BE1" w:rsidRPr="00175BE1" w:rsidRDefault="00175BE1" w:rsidP="008A55CA">
      <w:pPr>
        <w:pStyle w:val="ListParagraph"/>
        <w:numPr>
          <w:ilvl w:val="0"/>
          <w:numId w:val="61"/>
        </w:numPr>
      </w:pPr>
      <w:r w:rsidRPr="00175BE1">
        <w:t>toString</w:t>
      </w:r>
    </w:p>
    <w:p w:rsidR="00175BE1" w:rsidRDefault="00175BE1" w:rsidP="008A55CA">
      <w:pPr>
        <w:pStyle w:val="ListParagraph"/>
        <w:numPr>
          <w:ilvl w:val="0"/>
          <w:numId w:val="61"/>
        </w:numPr>
      </w:pPr>
      <w:r w:rsidRPr="00175BE1">
        <w:t>A non-default constructor</w:t>
      </w:r>
    </w:p>
    <w:p w:rsidR="00175BE1" w:rsidRDefault="00175BE1" w:rsidP="00175BE1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D4228" w:rsidRDefault="000D422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7874" w:rsidRDefault="00167874" w:rsidP="00167874">
      <w:pPr>
        <w:pStyle w:val="StyleHeading114ptBoldUnderlineLeft"/>
      </w:pPr>
    </w:p>
    <w:p w:rsidR="00785B53" w:rsidRDefault="00785B53" w:rsidP="00785B53">
      <w:pPr>
        <w:pStyle w:val="StyleHeading114ptBoldUnderlineLeft"/>
      </w:pPr>
      <w:bookmarkStart w:id="40" w:name="_Toc477559281"/>
      <w:r w:rsidRPr="00EA03DE">
        <w:t>1</w:t>
      </w:r>
      <w:r>
        <w:t>.</w:t>
      </w:r>
      <w:r w:rsidR="00745EE2">
        <w:t>33</w:t>
      </w:r>
      <w:r>
        <w:t>–</w:t>
      </w:r>
      <w:r w:rsidRPr="00EA03DE">
        <w:t xml:space="preserve"> </w:t>
      </w:r>
      <w:r>
        <w:t>Create the Address Domain class in the domain package</w:t>
      </w:r>
      <w:bookmarkEnd w:id="40"/>
    </w:p>
    <w:p w:rsidR="00C22F37" w:rsidRDefault="00C22F37" w:rsidP="00167874">
      <w:pPr>
        <w:pStyle w:val="StyleHeading114ptBoldUnderlineLeft"/>
      </w:pPr>
    </w:p>
    <w:p w:rsidR="00745EE2" w:rsidRPr="0021571C" w:rsidRDefault="00745EE2"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com.rollingstone.domain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javax.persistence.Column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javax.persistence.Entity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javax.persistence.FetchType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javax.persistence.GeneratedValue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javax.persistence.GenerationType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javax.persistence.Id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javax.persistence.JoinColumn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javax.persistence.ManyToOne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javax.persistence.Table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javax.xml.bind.annotation.XmlAccessType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javax.xml.bind.annotation.XmlAccessorType</w:t>
      </w:r>
      <w:proofErr w:type="spellEnd"/>
      <w:r w:rsidRPr="0021571C">
        <w:t>;</w:t>
      </w:r>
    </w:p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javax.xml.bind.annotation.XmlRootElement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com.fasterxml.jackson.annotation.JsonBackReference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r w:rsidRPr="0021571C">
        <w:t>@Entity</w:t>
      </w:r>
    </w:p>
    <w:p w:rsidR="00745EE2" w:rsidRPr="0021571C" w:rsidRDefault="00745EE2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rsmortgage_address</w:t>
      </w:r>
      <w:proofErr w:type="spellEnd"/>
      <w:r w:rsidRPr="0021571C">
        <w:t>")</w:t>
      </w:r>
    </w:p>
    <w:p w:rsidR="00745EE2" w:rsidRPr="0021571C" w:rsidRDefault="00745EE2">
      <w:r w:rsidRPr="0021571C">
        <w:t>@</w:t>
      </w:r>
      <w:proofErr w:type="spellStart"/>
      <w:r w:rsidRPr="0021571C">
        <w:t>XmlRootElement</w:t>
      </w:r>
      <w:proofErr w:type="spellEnd"/>
    </w:p>
    <w:p w:rsidR="00745EE2" w:rsidRPr="0021571C" w:rsidRDefault="00745EE2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745EE2" w:rsidRPr="0021571C" w:rsidRDefault="00745EE2">
      <w:proofErr w:type="gramStart"/>
      <w:r w:rsidRPr="0021571C">
        <w:t>public</w:t>
      </w:r>
      <w:proofErr w:type="gramEnd"/>
      <w:r w:rsidRPr="0021571C">
        <w:t xml:space="preserve"> class Address {</w:t>
      </w:r>
    </w:p>
    <w:p w:rsidR="00745EE2" w:rsidRPr="0021571C" w:rsidRDefault="00745EE2"/>
    <w:p w:rsidR="00745EE2" w:rsidRPr="0021571C" w:rsidRDefault="00745EE2">
      <w:r w:rsidRPr="0021571C">
        <w:tab/>
        <w:t>@Id</w:t>
      </w:r>
    </w:p>
    <w:p w:rsidR="00745EE2" w:rsidRPr="0021571C" w:rsidRDefault="00745EE2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streetAddress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state;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city;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zipCode</w:t>
      </w:r>
      <w:proofErr w:type="spellEnd"/>
      <w:r w:rsidRPr="0021571C">
        <w:t>;</w:t>
      </w:r>
    </w:p>
    <w:p w:rsidR="00745EE2" w:rsidRPr="00745EE2" w:rsidRDefault="00745EE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country;</w:t>
      </w:r>
    </w:p>
    <w:p w:rsidR="00745EE2" w:rsidRPr="0021571C" w:rsidRDefault="00745EE2"/>
    <w:p w:rsidR="00745EE2" w:rsidRPr="0021571C" w:rsidRDefault="00745EE2">
      <w:r w:rsidRPr="0021571C">
        <w:lastRenderedPageBreak/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isCurrentAddress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isMailingAddress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isBillingAddress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isPermanentResidence</w:t>
      </w:r>
      <w:proofErr w:type="spellEnd"/>
      <w:r w:rsidRPr="0021571C">
        <w:t>;</w:t>
      </w:r>
    </w:p>
    <w:p w:rsidR="00745EE2" w:rsidRPr="0021571C" w:rsidRDefault="00745EE2">
      <w:r w:rsidRPr="0021571C">
        <w:tab/>
      </w:r>
    </w:p>
    <w:p w:rsidR="00745EE2" w:rsidRPr="0021571C" w:rsidRDefault="00745EE2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isInvestmentProperty</w:t>
      </w:r>
      <w:proofErr w:type="spellEnd"/>
      <w:r w:rsidRPr="0021571C">
        <w:t>;</w:t>
      </w:r>
    </w:p>
    <w:p w:rsidR="00745EE2" w:rsidRPr="0021571C" w:rsidRDefault="00745EE2"/>
    <w:p w:rsidR="00745EE2" w:rsidRPr="0021571C" w:rsidRDefault="00745EE2"/>
    <w:p w:rsidR="00745EE2" w:rsidRPr="0021571C" w:rsidRDefault="00745EE2">
      <w:r w:rsidRPr="0021571C">
        <w:tab/>
      </w:r>
      <w:proofErr w:type="gramStart"/>
      <w:r w:rsidRPr="0021571C">
        <w:t>@</w:t>
      </w:r>
      <w:proofErr w:type="spellStart"/>
      <w:r w:rsidRPr="0021571C">
        <w:t>ManyToOne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>)</w:t>
      </w:r>
    </w:p>
    <w:p w:rsidR="00745EE2" w:rsidRPr="0021571C" w:rsidRDefault="00745EE2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 = "</w:t>
      </w:r>
      <w:proofErr w:type="spellStart"/>
      <w:r w:rsidRPr="0021571C">
        <w:t>customer_id</w:t>
      </w:r>
      <w:proofErr w:type="spellEnd"/>
      <w:r w:rsidRPr="0021571C">
        <w:t xml:space="preserve">", </w:t>
      </w:r>
      <w:proofErr w:type="spellStart"/>
      <w:r w:rsidRPr="0021571C">
        <w:t>nullable</w:t>
      </w:r>
      <w:proofErr w:type="spellEnd"/>
      <w:r w:rsidRPr="0021571C">
        <w:t xml:space="preserve"> = false)</w:t>
      </w:r>
    </w:p>
    <w:p w:rsidR="00745EE2" w:rsidRPr="0021571C" w:rsidRDefault="00745EE2">
      <w:r w:rsidRPr="0021571C">
        <w:tab/>
        <w:t>@</w:t>
      </w:r>
      <w:proofErr w:type="spellStart"/>
      <w:r w:rsidRPr="0021571C">
        <w:t>JsonBackReference</w:t>
      </w:r>
      <w:proofErr w:type="spellEnd"/>
    </w:p>
    <w:p w:rsidR="00632342" w:rsidRPr="0021571C" w:rsidRDefault="00745EE2">
      <w:r w:rsidRPr="0021571C">
        <w:tab/>
        <w:t xml:space="preserve">Customer </w:t>
      </w:r>
      <w:proofErr w:type="spellStart"/>
      <w:r w:rsidRPr="0021571C">
        <w:t>customer</w:t>
      </w:r>
      <w:proofErr w:type="spellEnd"/>
      <w:r w:rsidRPr="0021571C">
        <w:t>;</w:t>
      </w:r>
    </w:p>
    <w:p w:rsidR="00745EE2" w:rsidRPr="0021571C" w:rsidRDefault="00745EE2"/>
    <w:p w:rsidR="00745EE2" w:rsidRDefault="00745EE2">
      <w:r w:rsidRPr="0021571C">
        <w:t>}</w:t>
      </w:r>
    </w:p>
    <w:p w:rsidR="00745EE2" w:rsidRPr="0021571C" w:rsidRDefault="00745EE2" w:rsidP="00745EE2"/>
    <w:p w:rsidR="00E279D2" w:rsidRDefault="00E279D2" w:rsidP="00E279D2">
      <w:pPr>
        <w:pStyle w:val="StyleHeading114ptBoldUnderlineLeft"/>
      </w:pPr>
      <w:bookmarkStart w:id="41" w:name="_Toc477559282"/>
      <w:r w:rsidRPr="00EA03DE">
        <w:t>1</w:t>
      </w:r>
      <w:r>
        <w:t>.</w:t>
      </w:r>
      <w:r w:rsidR="00745EE2">
        <w:t>34</w:t>
      </w:r>
      <w:r>
        <w:t>–</w:t>
      </w:r>
      <w:r w:rsidRPr="00EA03DE">
        <w:t xml:space="preserve"> </w:t>
      </w:r>
      <w:r>
        <w:t>Do the following to the Address Class</w:t>
      </w:r>
      <w:bookmarkEnd w:id="41"/>
    </w:p>
    <w:p w:rsidR="00E279D2" w:rsidRDefault="00E279D2" w:rsidP="00E279D2">
      <w:pPr>
        <w:pStyle w:val="StyleHeading114ptBoldUnderlineLeft"/>
      </w:pPr>
    </w:p>
    <w:p w:rsidR="00E279D2" w:rsidRDefault="00E279D2" w:rsidP="008A55CA">
      <w:pPr>
        <w:pStyle w:val="ListParagraph"/>
        <w:numPr>
          <w:ilvl w:val="0"/>
          <w:numId w:val="62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E279D2" w:rsidRDefault="00E279D2" w:rsidP="008A55CA">
      <w:pPr>
        <w:pStyle w:val="ListParagraph"/>
        <w:numPr>
          <w:ilvl w:val="0"/>
          <w:numId w:val="62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E279D2" w:rsidRDefault="00E279D2" w:rsidP="008A55CA">
      <w:pPr>
        <w:pStyle w:val="ListParagraph"/>
        <w:numPr>
          <w:ilvl w:val="0"/>
          <w:numId w:val="62"/>
        </w:numPr>
      </w:pPr>
      <w:r>
        <w:t>Generate Getter Setter</w:t>
      </w:r>
    </w:p>
    <w:p w:rsidR="00E279D2" w:rsidRDefault="00E279D2" w:rsidP="008A55CA">
      <w:pPr>
        <w:pStyle w:val="ListParagraph"/>
        <w:numPr>
          <w:ilvl w:val="0"/>
          <w:numId w:val="62"/>
        </w:numPr>
      </w:pPr>
      <w:r>
        <w:t>Generate Constructor using Fields</w:t>
      </w:r>
    </w:p>
    <w:p w:rsidR="00E279D2" w:rsidRDefault="00E279D2" w:rsidP="008A55CA">
      <w:pPr>
        <w:pStyle w:val="ListParagraph"/>
        <w:numPr>
          <w:ilvl w:val="0"/>
          <w:numId w:val="62"/>
        </w:numPr>
      </w:pPr>
      <w:r>
        <w:t>Generate toString</w:t>
      </w:r>
    </w:p>
    <w:p w:rsidR="00DA7CE5" w:rsidRPr="00175BE1" w:rsidRDefault="00DA7CE5" w:rsidP="008A55CA">
      <w:pPr>
        <w:pStyle w:val="ListParagraph"/>
        <w:numPr>
          <w:ilvl w:val="0"/>
          <w:numId w:val="62"/>
        </w:numPr>
      </w:pPr>
      <w:r w:rsidRPr="00175BE1">
        <w:t>hashCode</w:t>
      </w:r>
    </w:p>
    <w:p w:rsidR="00DA7CE5" w:rsidRPr="00175BE1" w:rsidRDefault="00DA7CE5" w:rsidP="008A55CA">
      <w:pPr>
        <w:pStyle w:val="ListParagraph"/>
        <w:numPr>
          <w:ilvl w:val="0"/>
          <w:numId w:val="62"/>
        </w:numPr>
      </w:pPr>
      <w:r w:rsidRPr="00175BE1">
        <w:t>equals</w:t>
      </w:r>
    </w:p>
    <w:p w:rsidR="00DA7CE5" w:rsidRPr="00175BE1" w:rsidRDefault="00DA7CE5" w:rsidP="008A55CA">
      <w:pPr>
        <w:pStyle w:val="ListParagraph"/>
        <w:numPr>
          <w:ilvl w:val="0"/>
          <w:numId w:val="62"/>
        </w:numPr>
      </w:pPr>
      <w:r w:rsidRPr="00175BE1">
        <w:t>toString</w:t>
      </w:r>
    </w:p>
    <w:p w:rsidR="00362E42" w:rsidRDefault="00362E42" w:rsidP="001710BD">
      <w:pPr>
        <w:pStyle w:val="h1"/>
      </w:pPr>
    </w:p>
    <w:p w:rsidR="00362E42" w:rsidRDefault="00362E42" w:rsidP="001710BD">
      <w:pPr>
        <w:pStyle w:val="h1"/>
      </w:pPr>
    </w:p>
    <w:p w:rsidR="00E45F95" w:rsidRDefault="00E45F9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45F95" w:rsidRDefault="00E45F95" w:rsidP="00362E42">
      <w:pPr>
        <w:pStyle w:val="StyleHeading114ptBoldUnderlineLeft"/>
      </w:pPr>
    </w:p>
    <w:p w:rsidR="00E45F95" w:rsidRDefault="00E45F95" w:rsidP="00362E42">
      <w:pPr>
        <w:pStyle w:val="StyleHeading114ptBoldUnderlineLeft"/>
      </w:pPr>
      <w:bookmarkStart w:id="42" w:name="_Toc477559283"/>
      <w:r>
        <w:t>1.35--Create the Address Domain class in the domain package</w:t>
      </w:r>
      <w:bookmarkEnd w:id="42"/>
    </w:p>
    <w:p w:rsidR="00E45F95" w:rsidRDefault="00E45F95" w:rsidP="00362E42">
      <w:pPr>
        <w:pStyle w:val="StyleHeading114ptBoldUnderlineLeft"/>
      </w:pPr>
    </w:p>
    <w:p w:rsidR="00EC335E" w:rsidRDefault="00EC335E" w:rsidP="00362E42">
      <w:pPr>
        <w:pStyle w:val="StyleHeading114ptBoldUnderlineLeft"/>
      </w:pPr>
    </w:p>
    <w:p w:rsidR="00EC335E" w:rsidRDefault="00EC335E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EC335E" w:rsidRDefault="00EC335E"/>
    <w:p w:rsidR="00EC335E" w:rsidRDefault="00EC335E"/>
    <w:p w:rsidR="00EC335E" w:rsidRDefault="00EC335E">
      <w:r>
        <w:t>/*</w:t>
      </w:r>
    </w:p>
    <w:p w:rsidR="00EC335E" w:rsidRDefault="00EC335E">
      <w:r>
        <w:t xml:space="preserve"> * A </w:t>
      </w:r>
      <w:r w:rsidR="002576C7">
        <w:t>Contact</w:t>
      </w:r>
      <w:r>
        <w:t xml:space="preserve"> POJO serving as an Entity as well as a Data Transfer Object </w:t>
      </w:r>
      <w:proofErr w:type="spellStart"/>
      <w:r>
        <w:t>i.e</w:t>
      </w:r>
      <w:proofErr w:type="spellEnd"/>
      <w:r>
        <w:t xml:space="preserve"> DTO</w:t>
      </w:r>
    </w:p>
    <w:p w:rsidR="00EC335E" w:rsidRDefault="00EC335E">
      <w:r>
        <w:t xml:space="preserve"> */</w:t>
      </w:r>
    </w:p>
    <w:p w:rsidR="00EC335E" w:rsidRDefault="00EC335E">
      <w:r>
        <w:t>@Entity</w:t>
      </w:r>
    </w:p>
    <w:p w:rsidR="00EC335E" w:rsidRDefault="00EC335E">
      <w:proofErr w:type="gramStart"/>
      <w:r>
        <w:t>@Table(</w:t>
      </w:r>
      <w:proofErr w:type="gramEnd"/>
      <w:r>
        <w:t>name = "</w:t>
      </w:r>
      <w:proofErr w:type="spellStart"/>
      <w:r>
        <w:t>rsmortgage_contact</w:t>
      </w:r>
      <w:proofErr w:type="spellEnd"/>
      <w:r>
        <w:t>")</w:t>
      </w:r>
    </w:p>
    <w:p w:rsidR="00EC335E" w:rsidRDefault="00EC335E">
      <w:r>
        <w:t>@</w:t>
      </w:r>
      <w:proofErr w:type="spellStart"/>
      <w:r>
        <w:t>XmlRootElement</w:t>
      </w:r>
      <w:proofErr w:type="spellEnd"/>
    </w:p>
    <w:p w:rsidR="00EC335E" w:rsidRDefault="00EC335E">
      <w:proofErr w:type="gramStart"/>
      <w:r>
        <w:t>@</w:t>
      </w:r>
      <w:proofErr w:type="spellStart"/>
      <w:r>
        <w:t>XmlAccessorType</w:t>
      </w:r>
      <w:proofErr w:type="spellEnd"/>
      <w:r>
        <w:t>(</w:t>
      </w:r>
      <w:proofErr w:type="spellStart"/>
      <w:proofErr w:type="gramEnd"/>
      <w:r>
        <w:t>XmlAccessType.FIELD</w:t>
      </w:r>
      <w:proofErr w:type="spellEnd"/>
      <w:r>
        <w:t>)</w:t>
      </w:r>
    </w:p>
    <w:p w:rsidR="00EC335E" w:rsidRDefault="00EC335E">
      <w:proofErr w:type="gramStart"/>
      <w:r>
        <w:t>public</w:t>
      </w:r>
      <w:proofErr w:type="gramEnd"/>
      <w:r>
        <w:t xml:space="preserve"> class Contact {</w:t>
      </w:r>
    </w:p>
    <w:p w:rsidR="00EC335E" w:rsidRDefault="00EC335E">
      <w:r>
        <w:tab/>
      </w:r>
    </w:p>
    <w:p w:rsidR="00EC335E" w:rsidRDefault="00EC335E">
      <w:r>
        <w:tab/>
        <w:t>@Id</w:t>
      </w:r>
    </w:p>
    <w:p w:rsidR="00EC335E" w:rsidRDefault="00EC335E">
      <w:r>
        <w:tab/>
      </w:r>
      <w:proofErr w:type="gramStart"/>
      <w:r>
        <w:t>@</w:t>
      </w:r>
      <w:proofErr w:type="spellStart"/>
      <w:r>
        <w:t>GeneratedValue</w:t>
      </w:r>
      <w:proofErr w:type="spellEnd"/>
      <w:r>
        <w:t>(</w:t>
      </w:r>
      <w:proofErr w:type="gramEnd"/>
      <w:r>
        <w:t xml:space="preserve">strategy = </w:t>
      </w:r>
      <w:proofErr w:type="spellStart"/>
      <w:r>
        <w:t>GenerationType.AUTO</w:t>
      </w:r>
      <w:proofErr w:type="spellEnd"/>
      <w:r>
        <w:t>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long id;</w:t>
      </w:r>
    </w:p>
    <w:p w:rsidR="00EC335E" w:rsidRDefault="00EC335E"/>
    <w:p w:rsidR="00EC335E" w:rsidRDefault="00EC335E">
      <w:r>
        <w:tab/>
        <w:t>@</w:t>
      </w:r>
      <w:proofErr w:type="spellStart"/>
      <w:r>
        <w:t>OneToOne</w:t>
      </w:r>
      <w:proofErr w:type="spellEnd"/>
    </w:p>
    <w:p w:rsidR="00EC335E" w:rsidRDefault="00EC335E">
      <w:r>
        <w:tab/>
      </w:r>
      <w:proofErr w:type="gramStart"/>
      <w:r>
        <w:t>@</w:t>
      </w:r>
      <w:proofErr w:type="spellStart"/>
      <w:r>
        <w:t>JoinColumn</w:t>
      </w:r>
      <w:proofErr w:type="spellEnd"/>
      <w:r>
        <w:t>(</w:t>
      </w:r>
      <w:proofErr w:type="gramEnd"/>
      <w:r>
        <w:t>name="</w:t>
      </w:r>
      <w:proofErr w:type="spellStart"/>
      <w:r>
        <w:t>contact_type_id</w:t>
      </w:r>
      <w:proofErr w:type="spellEnd"/>
      <w:r>
        <w:t>")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ContactType</w:t>
      </w:r>
      <w:proofErr w:type="spellEnd"/>
      <w:r>
        <w:t xml:space="preserve"> </w:t>
      </w:r>
      <w:proofErr w:type="spellStart"/>
      <w:r>
        <w:t>contactType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@Temporal(</w:t>
      </w:r>
      <w:proofErr w:type="spellStart"/>
      <w:proofErr w:type="gramEnd"/>
      <w:r>
        <w:t>TemporalType.DATE</w:t>
      </w:r>
      <w:proofErr w:type="spellEnd"/>
      <w:r>
        <w:t>)</w:t>
      </w:r>
    </w:p>
    <w:p w:rsidR="00EC335E" w:rsidRDefault="00EC335E">
      <w:r>
        <w:tab/>
      </w:r>
      <w:proofErr w:type="gramStart"/>
      <w:r>
        <w:t>@Column(</w:t>
      </w:r>
      <w:proofErr w:type="gramEnd"/>
      <w:r>
        <w:t>name = "</w:t>
      </w:r>
      <w:proofErr w:type="spellStart"/>
      <w:r>
        <w:t>date_created</w:t>
      </w:r>
      <w:proofErr w:type="spellEnd"/>
      <w:r>
        <w:t xml:space="preserve">", unique = true, </w:t>
      </w:r>
      <w:proofErr w:type="spellStart"/>
      <w:r>
        <w:t>nullable</w:t>
      </w:r>
      <w:proofErr w:type="spellEnd"/>
      <w:r>
        <w:t xml:space="preserve"> = false, length = 10)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dateCreated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</w:t>
      </w:r>
      <w:proofErr w:type="spellStart"/>
      <w:r>
        <w:t>ManyToOne</w:t>
      </w:r>
      <w:proofErr w:type="spellEnd"/>
      <w:r>
        <w:t>(</w:t>
      </w:r>
      <w:proofErr w:type="gramEnd"/>
      <w:r>
        <w:t xml:space="preserve">fetch = </w:t>
      </w:r>
      <w:proofErr w:type="spellStart"/>
      <w:r>
        <w:t>FetchType.LAZY</w:t>
      </w:r>
      <w:proofErr w:type="spellEnd"/>
      <w:r>
        <w:t>)</w:t>
      </w:r>
    </w:p>
    <w:p w:rsidR="00EC335E" w:rsidRDefault="00EC335E">
      <w:r>
        <w:tab/>
      </w:r>
      <w:proofErr w:type="gramStart"/>
      <w:r>
        <w:t>@</w:t>
      </w:r>
      <w:proofErr w:type="spellStart"/>
      <w:r>
        <w:t>JoinColumn</w:t>
      </w:r>
      <w:proofErr w:type="spellEnd"/>
      <w:r>
        <w:t>(</w:t>
      </w:r>
      <w:proofErr w:type="gramEnd"/>
      <w:r>
        <w:t>name = "</w:t>
      </w:r>
      <w:proofErr w:type="spellStart"/>
      <w:r>
        <w:t>customer_id</w:t>
      </w:r>
      <w:proofErr w:type="spellEnd"/>
      <w:r>
        <w:t xml:space="preserve">", </w:t>
      </w:r>
      <w:proofErr w:type="spellStart"/>
      <w:r>
        <w:t>nullable</w:t>
      </w:r>
      <w:proofErr w:type="spellEnd"/>
      <w:r>
        <w:t xml:space="preserve"> = false)</w:t>
      </w:r>
    </w:p>
    <w:p w:rsidR="00EC335E" w:rsidRDefault="00EC335E">
      <w:r>
        <w:tab/>
        <w:t>@</w:t>
      </w:r>
      <w:proofErr w:type="spellStart"/>
      <w:r>
        <w:t>JsonBackReference</w:t>
      </w:r>
      <w:proofErr w:type="spellEnd"/>
    </w:p>
    <w:p w:rsidR="00EC335E" w:rsidRDefault="00EC335E">
      <w:r>
        <w:tab/>
        <w:t xml:space="preserve">Customer </w:t>
      </w:r>
      <w:proofErr w:type="spellStart"/>
      <w:r>
        <w:t>customer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emailAddress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phoneNumber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twitterHandles</w:t>
      </w:r>
      <w:proofErr w:type="spellEnd"/>
      <w:r>
        <w:t>;</w:t>
      </w:r>
    </w:p>
    <w:p w:rsidR="00EC335E" w:rsidRDefault="00EC335E">
      <w:r>
        <w:tab/>
      </w:r>
    </w:p>
    <w:p w:rsidR="00EC335E" w:rsidRDefault="00EC335E">
      <w:r>
        <w:tab/>
      </w:r>
      <w:proofErr w:type="gramStart"/>
      <w:r>
        <w:t>@Column(</w:t>
      </w:r>
      <w:proofErr w:type="spellStart"/>
      <w:proofErr w:type="gramEnd"/>
      <w:r>
        <w:t>nullable</w:t>
      </w:r>
      <w:proofErr w:type="spellEnd"/>
      <w:r>
        <w:t xml:space="preserve"> = true)</w:t>
      </w:r>
    </w:p>
    <w:p w:rsidR="00EC335E" w:rsidRDefault="00EC335E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faceBookId</w:t>
      </w:r>
      <w:proofErr w:type="spellEnd"/>
      <w:r>
        <w:t>;</w:t>
      </w:r>
    </w:p>
    <w:p w:rsidR="00EC335E" w:rsidRDefault="00EC335E" w:rsidP="00EC335E">
      <w:pPr>
        <w:pStyle w:val="StyleHeading114ptBoldUnderlineLeft"/>
      </w:pPr>
    </w:p>
    <w:p w:rsidR="00BB4613" w:rsidRDefault="00BB4613" w:rsidP="00BB4613">
      <w:pPr>
        <w:pStyle w:val="StyleHeading114ptBoldUnderlineLeft"/>
      </w:pPr>
      <w:bookmarkStart w:id="43" w:name="_Toc477559284"/>
      <w:r w:rsidRPr="00EA03DE">
        <w:t>1</w:t>
      </w:r>
      <w:r>
        <w:t>.36–</w:t>
      </w:r>
      <w:r w:rsidRPr="00EA03DE">
        <w:t xml:space="preserve"> </w:t>
      </w:r>
      <w:r>
        <w:t>Do the following to the Contact Class</w:t>
      </w:r>
      <w:bookmarkEnd w:id="43"/>
    </w:p>
    <w:p w:rsidR="00BB4613" w:rsidRDefault="00BB4613" w:rsidP="00BB4613">
      <w:pPr>
        <w:pStyle w:val="StyleHeading114ptBoldUnderlineLeft"/>
      </w:pPr>
    </w:p>
    <w:p w:rsidR="00BB4613" w:rsidRDefault="00BB4613" w:rsidP="008A55CA">
      <w:pPr>
        <w:pStyle w:val="ListParagraph"/>
        <w:numPr>
          <w:ilvl w:val="0"/>
          <w:numId w:val="63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BB4613" w:rsidRDefault="00BB4613" w:rsidP="008A55CA">
      <w:pPr>
        <w:pStyle w:val="ListParagraph"/>
        <w:numPr>
          <w:ilvl w:val="0"/>
          <w:numId w:val="63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BB4613" w:rsidRDefault="00BB4613" w:rsidP="008A55CA">
      <w:pPr>
        <w:pStyle w:val="ListParagraph"/>
        <w:numPr>
          <w:ilvl w:val="0"/>
          <w:numId w:val="63"/>
        </w:numPr>
      </w:pPr>
      <w:r>
        <w:t>Generate Getter Setter</w:t>
      </w:r>
    </w:p>
    <w:p w:rsidR="00BB4613" w:rsidRDefault="00BB4613" w:rsidP="008A55CA">
      <w:pPr>
        <w:pStyle w:val="ListParagraph"/>
        <w:numPr>
          <w:ilvl w:val="0"/>
          <w:numId w:val="63"/>
        </w:numPr>
      </w:pPr>
      <w:r>
        <w:t>Generate Constructor using Fields</w:t>
      </w:r>
    </w:p>
    <w:p w:rsidR="00BB4613" w:rsidRDefault="00BB4613" w:rsidP="008A55CA">
      <w:pPr>
        <w:pStyle w:val="ListParagraph"/>
        <w:numPr>
          <w:ilvl w:val="0"/>
          <w:numId w:val="63"/>
        </w:numPr>
      </w:pPr>
      <w:r>
        <w:t>Generate toString</w:t>
      </w:r>
    </w:p>
    <w:p w:rsidR="00BB4613" w:rsidRPr="00175BE1" w:rsidRDefault="00BB4613" w:rsidP="008A55CA">
      <w:pPr>
        <w:pStyle w:val="ListParagraph"/>
        <w:numPr>
          <w:ilvl w:val="0"/>
          <w:numId w:val="63"/>
        </w:numPr>
      </w:pPr>
      <w:r w:rsidRPr="00175BE1">
        <w:t>hashCode</w:t>
      </w:r>
    </w:p>
    <w:p w:rsidR="00BB4613" w:rsidRPr="00175BE1" w:rsidRDefault="00BB4613" w:rsidP="008A55CA">
      <w:pPr>
        <w:pStyle w:val="ListParagraph"/>
        <w:numPr>
          <w:ilvl w:val="0"/>
          <w:numId w:val="63"/>
        </w:numPr>
      </w:pPr>
      <w:r w:rsidRPr="00175BE1">
        <w:t>equals</w:t>
      </w:r>
    </w:p>
    <w:p w:rsidR="00BB4613" w:rsidRPr="00175BE1" w:rsidRDefault="00BB4613" w:rsidP="008A55CA">
      <w:pPr>
        <w:pStyle w:val="ListParagraph"/>
        <w:numPr>
          <w:ilvl w:val="0"/>
          <w:numId w:val="63"/>
        </w:numPr>
      </w:pPr>
      <w:r w:rsidRPr="00175BE1">
        <w:t>toString</w:t>
      </w:r>
    </w:p>
    <w:p w:rsidR="00BB4613" w:rsidRDefault="00BB4613" w:rsidP="00362E42">
      <w:pPr>
        <w:pStyle w:val="StyleHeading114ptBoldUnderlineLeft"/>
      </w:pPr>
    </w:p>
    <w:p w:rsidR="00591505" w:rsidRDefault="0059150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91505" w:rsidRDefault="00591505" w:rsidP="00591505">
      <w:pPr>
        <w:pStyle w:val="StyleHeading114ptBoldUnderlineLeft"/>
      </w:pPr>
      <w:bookmarkStart w:id="44" w:name="_Toc477559285"/>
      <w:r>
        <w:lastRenderedPageBreak/>
        <w:t xml:space="preserve">1.37--Create the </w:t>
      </w:r>
      <w:proofErr w:type="spellStart"/>
      <w:r>
        <w:t>ContactType</w:t>
      </w:r>
      <w:proofErr w:type="spellEnd"/>
      <w:r>
        <w:t xml:space="preserve"> Domain class in the domain package</w:t>
      </w:r>
      <w:bookmarkEnd w:id="44"/>
    </w:p>
    <w:p w:rsidR="00591505" w:rsidRDefault="00591505" w:rsidP="00591505">
      <w:pPr>
        <w:pStyle w:val="StyleHeading114ptBoldUnderlineLeft"/>
      </w:pPr>
    </w:p>
    <w:p w:rsidR="00591505" w:rsidRPr="0021571C" w:rsidRDefault="00591505">
      <w:r w:rsidRPr="0021571C">
        <w:t>@Entity</w:t>
      </w:r>
    </w:p>
    <w:p w:rsidR="00591505" w:rsidRPr="0021571C" w:rsidRDefault="00591505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rsmortgage_contact_type</w:t>
      </w:r>
      <w:proofErr w:type="spellEnd"/>
      <w:r w:rsidRPr="0021571C">
        <w:t>")</w:t>
      </w:r>
    </w:p>
    <w:p w:rsidR="00591505" w:rsidRPr="0021571C" w:rsidRDefault="00591505">
      <w:r w:rsidRPr="0021571C">
        <w:t>@</w:t>
      </w:r>
      <w:proofErr w:type="spellStart"/>
      <w:r w:rsidRPr="0021571C">
        <w:t>XmlRootElement</w:t>
      </w:r>
      <w:proofErr w:type="spellEnd"/>
    </w:p>
    <w:p w:rsidR="00591505" w:rsidRPr="0021571C" w:rsidRDefault="00591505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591505" w:rsidRPr="0021571C" w:rsidRDefault="00591505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ContactType</w:t>
      </w:r>
      <w:proofErr w:type="spellEnd"/>
      <w:r w:rsidRPr="0021571C">
        <w:t xml:space="preserve"> {</w:t>
      </w:r>
    </w:p>
    <w:p w:rsidR="00591505" w:rsidRPr="0021571C" w:rsidRDefault="00591505"/>
    <w:p w:rsidR="00591505" w:rsidRPr="0021571C" w:rsidRDefault="00591505">
      <w:r w:rsidRPr="0021571C">
        <w:tab/>
        <w:t>@Id</w:t>
      </w:r>
    </w:p>
    <w:p w:rsidR="00591505" w:rsidRPr="0021571C" w:rsidRDefault="00591505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591505" w:rsidRPr="0021571C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contactTypeName</w:t>
      </w:r>
      <w:proofErr w:type="spellEnd"/>
      <w:r w:rsidRPr="0021571C">
        <w:t>;</w:t>
      </w:r>
    </w:p>
    <w:p w:rsidR="00591505" w:rsidRPr="0021571C" w:rsidRDefault="00591505">
      <w:r w:rsidRPr="0021571C">
        <w:tab/>
      </w:r>
    </w:p>
    <w:p w:rsidR="00591505" w:rsidRPr="0021571C" w:rsidRDefault="00591505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591505" w:rsidRDefault="00591505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contactTypeDescription</w:t>
      </w:r>
      <w:proofErr w:type="spellEnd"/>
      <w:r w:rsidRPr="0021571C">
        <w:t>;</w:t>
      </w:r>
    </w:p>
    <w:p w:rsidR="00591505" w:rsidRDefault="00591505"/>
    <w:p w:rsidR="00591505" w:rsidRDefault="00591505">
      <w:r>
        <w:t>}</w:t>
      </w:r>
    </w:p>
    <w:p w:rsidR="00591505" w:rsidRPr="0021571C" w:rsidRDefault="00591505" w:rsidP="0021571C"/>
    <w:p w:rsidR="00591505" w:rsidRDefault="00591505" w:rsidP="00591505">
      <w:pPr>
        <w:pStyle w:val="StyleHeading114ptBoldUnderlineLeft"/>
      </w:pPr>
      <w:bookmarkStart w:id="45" w:name="_Toc477559286"/>
      <w:r w:rsidRPr="00EA03DE">
        <w:t>1</w:t>
      </w:r>
      <w:r>
        <w:t>.38–</w:t>
      </w:r>
      <w:r w:rsidRPr="00EA03DE">
        <w:t xml:space="preserve"> </w:t>
      </w:r>
      <w:r>
        <w:t xml:space="preserve">Do the following to the </w:t>
      </w:r>
      <w:proofErr w:type="spellStart"/>
      <w:r>
        <w:t>ContactType</w:t>
      </w:r>
      <w:proofErr w:type="spellEnd"/>
      <w:r>
        <w:t xml:space="preserve"> Class</w:t>
      </w:r>
      <w:bookmarkEnd w:id="45"/>
    </w:p>
    <w:p w:rsidR="00591505" w:rsidRDefault="00591505" w:rsidP="00591505">
      <w:pPr>
        <w:pStyle w:val="StyleHeading114ptBoldUnderlineLeft"/>
      </w:pPr>
    </w:p>
    <w:p w:rsidR="005468C3" w:rsidRDefault="005468C3" w:rsidP="008A55CA">
      <w:pPr>
        <w:pStyle w:val="ListParagraph"/>
        <w:numPr>
          <w:ilvl w:val="0"/>
          <w:numId w:val="64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5468C3" w:rsidRDefault="005468C3" w:rsidP="008A55CA">
      <w:pPr>
        <w:pStyle w:val="ListParagraph"/>
        <w:numPr>
          <w:ilvl w:val="0"/>
          <w:numId w:val="64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5468C3" w:rsidRDefault="005468C3" w:rsidP="008A55CA">
      <w:pPr>
        <w:pStyle w:val="ListParagraph"/>
        <w:numPr>
          <w:ilvl w:val="0"/>
          <w:numId w:val="64"/>
        </w:numPr>
      </w:pPr>
      <w:r>
        <w:t>Generate Getter Setter</w:t>
      </w:r>
    </w:p>
    <w:p w:rsidR="005468C3" w:rsidRDefault="005468C3" w:rsidP="008A55CA">
      <w:pPr>
        <w:pStyle w:val="ListParagraph"/>
        <w:numPr>
          <w:ilvl w:val="0"/>
          <w:numId w:val="64"/>
        </w:numPr>
      </w:pPr>
      <w:r>
        <w:t>Generate Constructor using Fields</w:t>
      </w:r>
    </w:p>
    <w:p w:rsidR="005468C3" w:rsidRDefault="005468C3" w:rsidP="008A55CA">
      <w:pPr>
        <w:pStyle w:val="ListParagraph"/>
        <w:numPr>
          <w:ilvl w:val="0"/>
          <w:numId w:val="64"/>
        </w:numPr>
      </w:pPr>
      <w:r>
        <w:t>Generate toString</w:t>
      </w:r>
    </w:p>
    <w:p w:rsidR="005468C3" w:rsidRPr="00175BE1" w:rsidRDefault="005468C3" w:rsidP="008A55CA">
      <w:pPr>
        <w:pStyle w:val="ListParagraph"/>
        <w:numPr>
          <w:ilvl w:val="0"/>
          <w:numId w:val="64"/>
        </w:numPr>
      </w:pPr>
      <w:r w:rsidRPr="00175BE1">
        <w:t>hashCode</w:t>
      </w:r>
    </w:p>
    <w:p w:rsidR="005468C3" w:rsidRPr="00175BE1" w:rsidRDefault="005468C3" w:rsidP="008A55CA">
      <w:pPr>
        <w:pStyle w:val="ListParagraph"/>
        <w:numPr>
          <w:ilvl w:val="0"/>
          <w:numId w:val="64"/>
        </w:numPr>
      </w:pPr>
      <w:r w:rsidRPr="00175BE1">
        <w:t>equals</w:t>
      </w:r>
    </w:p>
    <w:p w:rsidR="005468C3" w:rsidRPr="00175BE1" w:rsidRDefault="005468C3" w:rsidP="008A55CA">
      <w:pPr>
        <w:pStyle w:val="ListParagraph"/>
        <w:numPr>
          <w:ilvl w:val="0"/>
          <w:numId w:val="64"/>
        </w:numPr>
      </w:pPr>
      <w:r w:rsidRPr="00175BE1">
        <w:t>toString</w:t>
      </w:r>
    </w:p>
    <w:p w:rsidR="00BB4613" w:rsidRDefault="00BB4613" w:rsidP="008A55CA"/>
    <w:p w:rsidR="00F94BFD" w:rsidRDefault="00F94BF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94BFD" w:rsidRDefault="00F94BFD" w:rsidP="00F94BFD">
      <w:pPr>
        <w:pStyle w:val="StyleHeading114ptBoldUnderlineLeft"/>
      </w:pPr>
      <w:bookmarkStart w:id="46" w:name="_Toc477559287"/>
      <w:r>
        <w:lastRenderedPageBreak/>
        <w:t xml:space="preserve">1.39--Create the </w:t>
      </w:r>
      <w:proofErr w:type="gramStart"/>
      <w:r>
        <w:t>Customer  Domain</w:t>
      </w:r>
      <w:proofErr w:type="gramEnd"/>
      <w:r>
        <w:t xml:space="preserve"> class in the domain package</w:t>
      </w:r>
      <w:bookmarkEnd w:id="46"/>
    </w:p>
    <w:p w:rsidR="00F94BFD" w:rsidRDefault="00F94BFD" w:rsidP="00F94BFD">
      <w:pPr>
        <w:pStyle w:val="StyleHeading114ptBoldUnderlineLeft"/>
      </w:pPr>
    </w:p>
    <w:p w:rsidR="00F94BFD" w:rsidRPr="0021571C" w:rsidRDefault="00F94BFD">
      <w:r w:rsidRPr="0021571C">
        <w:t>/*</w:t>
      </w:r>
    </w:p>
    <w:p w:rsidR="00F94BFD" w:rsidRPr="0021571C" w:rsidRDefault="00F94BFD">
      <w:r w:rsidRPr="0021571C">
        <w:t xml:space="preserve"> * A </w:t>
      </w:r>
      <w:del w:id="47" w:author="Caree2" w:date="2017-04-30T09:07:00Z">
        <w:r w:rsidRPr="0021571C" w:rsidDel="008A55CA">
          <w:delText xml:space="preserve">User </w:delText>
        </w:r>
      </w:del>
      <w:ins w:id="48" w:author="Caree2" w:date="2017-04-30T09:07:00Z">
        <w:r w:rsidR="008A55CA">
          <w:t>Customer</w:t>
        </w:r>
        <w:r w:rsidR="008A55CA" w:rsidRPr="0021571C">
          <w:t xml:space="preserve"> </w:t>
        </w:r>
      </w:ins>
      <w:r w:rsidRPr="0021571C">
        <w:t xml:space="preserve">POJO serving as an Entity as well as a Data Transfer Object </w:t>
      </w:r>
      <w:proofErr w:type="spellStart"/>
      <w:r w:rsidRPr="0021571C">
        <w:t>i.e</w:t>
      </w:r>
      <w:proofErr w:type="spellEnd"/>
      <w:r w:rsidRPr="0021571C">
        <w:t xml:space="preserve"> DTO</w:t>
      </w:r>
    </w:p>
    <w:p w:rsidR="00F94BFD" w:rsidRPr="0021571C" w:rsidRDefault="00F94BFD">
      <w:r w:rsidRPr="0021571C">
        <w:t xml:space="preserve"> */</w:t>
      </w:r>
    </w:p>
    <w:p w:rsidR="00F94BFD" w:rsidRPr="0021571C" w:rsidRDefault="00F94BFD">
      <w:r w:rsidRPr="0021571C">
        <w:t>@Entity</w:t>
      </w:r>
    </w:p>
    <w:p w:rsidR="00F94BFD" w:rsidRPr="0021571C" w:rsidRDefault="00F94BFD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rsmortgage_customer</w:t>
      </w:r>
      <w:proofErr w:type="spellEnd"/>
      <w:r w:rsidRPr="0021571C">
        <w:t>")</w:t>
      </w:r>
    </w:p>
    <w:p w:rsidR="00F94BFD" w:rsidRPr="0021571C" w:rsidRDefault="00F94BFD">
      <w:r w:rsidRPr="0021571C">
        <w:t>@</w:t>
      </w:r>
      <w:proofErr w:type="spellStart"/>
      <w:r w:rsidRPr="0021571C">
        <w:t>XmlRootElement</w:t>
      </w:r>
      <w:proofErr w:type="spellEnd"/>
    </w:p>
    <w:p w:rsidR="00F94BFD" w:rsidRPr="0021571C" w:rsidRDefault="00F94BFD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F94BFD" w:rsidRPr="0021571C" w:rsidRDefault="00F94BFD">
      <w:proofErr w:type="gramStart"/>
      <w:r w:rsidRPr="0021571C">
        <w:t>public</w:t>
      </w:r>
      <w:proofErr w:type="gramEnd"/>
      <w:r w:rsidRPr="0021571C">
        <w:t xml:space="preserve"> class Customer {</w:t>
      </w:r>
    </w:p>
    <w:p w:rsidR="00F94BFD" w:rsidRPr="0021571C" w:rsidRDefault="00F94BFD"/>
    <w:p w:rsidR="00F94BFD" w:rsidRPr="0021571C" w:rsidRDefault="00F94BFD">
      <w:r w:rsidRPr="0021571C">
        <w:tab/>
        <w:t>@Id</w:t>
      </w:r>
    </w:p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firstName</w:t>
      </w:r>
      <w:proofErr w:type="spellEnd"/>
      <w:r w:rsidRPr="0021571C">
        <w:t>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lastName</w:t>
      </w:r>
      <w:proofErr w:type="spellEnd"/>
      <w:r w:rsidRPr="0021571C">
        <w:t>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socialSecurityNumber</w:t>
      </w:r>
      <w:proofErr w:type="spellEnd"/>
      <w:r w:rsidRPr="0021571C">
        <w:t>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dob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dateOfBirth</w:t>
      </w:r>
      <w:proofErr w:type="spellEnd"/>
      <w:r w:rsidRPr="0021571C">
        <w:t>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proofErr w:type="spellStart"/>
      <w:r w:rsidRPr="0021571C">
        <w:t>totalLoanAmount</w:t>
      </w:r>
      <w:proofErr w:type="spellEnd"/>
      <w:r w:rsidRPr="0021571C">
        <w:t>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</w:t>
      </w:r>
      <w:proofErr w:type="spellStart"/>
      <w:r w:rsidRPr="0021571C">
        <w:t>bonusPoints</w:t>
      </w:r>
      <w:proofErr w:type="spellEnd"/>
      <w:r w:rsidRPr="0021571C">
        <w:t>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F94BFD" w:rsidRPr="0021571C" w:rsidRDefault="00F94BFD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customer_since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memberSince</w:t>
      </w:r>
      <w:proofErr w:type="spellEnd"/>
      <w:r w:rsidRPr="0021571C">
        <w:t>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Set&lt;Address&gt; addresses = new </w:t>
      </w:r>
      <w:proofErr w:type="spellStart"/>
      <w:r w:rsidRPr="0021571C">
        <w:t>HashSet</w:t>
      </w:r>
      <w:proofErr w:type="spellEnd"/>
      <w:r w:rsidRPr="0021571C">
        <w:t>&lt;Address&gt;();</w:t>
      </w:r>
    </w:p>
    <w:p w:rsidR="00F94BFD" w:rsidRPr="0021571C" w:rsidRDefault="00F94BFD"/>
    <w:p w:rsidR="00F94BFD" w:rsidRPr="0021571C" w:rsidRDefault="00F94BFD">
      <w:r w:rsidRPr="0021571C">
        <w:lastRenderedPageBreak/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Set&lt;Account&gt; accounts = new </w:t>
      </w:r>
      <w:proofErr w:type="spellStart"/>
      <w:r w:rsidRPr="0021571C">
        <w:t>HashSet</w:t>
      </w:r>
      <w:proofErr w:type="spellEnd"/>
      <w:r w:rsidRPr="0021571C">
        <w:t>&lt;Account&gt;();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Set&lt;Contact&gt; contacts = new </w:t>
      </w:r>
      <w:proofErr w:type="spellStart"/>
      <w:r w:rsidRPr="0021571C">
        <w:t>HashSet</w:t>
      </w:r>
      <w:proofErr w:type="spellEnd"/>
      <w:r w:rsidRPr="0021571C">
        <w:t>&lt;Contact&gt;();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Set&lt;Education&gt; education = new </w:t>
      </w:r>
      <w:proofErr w:type="spellStart"/>
      <w:r w:rsidRPr="0021571C">
        <w:t>HashSet</w:t>
      </w:r>
      <w:proofErr w:type="spellEnd"/>
      <w:r w:rsidRPr="0021571C">
        <w:t>&lt;Education&gt;();</w:t>
      </w:r>
    </w:p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Set&lt;Employment&gt; employment = new </w:t>
      </w:r>
      <w:proofErr w:type="spellStart"/>
      <w:r w:rsidRPr="0021571C">
        <w:t>HashSet</w:t>
      </w:r>
      <w:proofErr w:type="spellEnd"/>
      <w:r w:rsidRPr="0021571C">
        <w:t>&lt;Employment&gt;();</w:t>
      </w:r>
    </w:p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Set&lt;Investment&gt; investments = new </w:t>
      </w:r>
      <w:proofErr w:type="spellStart"/>
      <w:r w:rsidRPr="0021571C">
        <w:t>HashSet</w:t>
      </w:r>
      <w:proofErr w:type="spellEnd"/>
      <w:r w:rsidRPr="0021571C">
        <w:t>&lt;Investment&gt;();</w:t>
      </w:r>
    </w:p>
    <w:p w:rsidR="00F94BFD" w:rsidRPr="0021571C" w:rsidRDefault="00F94BFD"/>
    <w:p w:rsidR="00F94BFD" w:rsidRPr="0021571C" w:rsidRDefault="00F94BFD">
      <w:r w:rsidRPr="0021571C">
        <w:tab/>
      </w:r>
    </w:p>
    <w:p w:rsidR="00F94BFD" w:rsidRPr="0021571C" w:rsidRDefault="00F94BFD">
      <w:r w:rsidRPr="0021571C">
        <w:tab/>
      </w:r>
      <w:proofErr w:type="gramStart"/>
      <w:r w:rsidRPr="0021571C">
        <w:t>@</w:t>
      </w:r>
      <w:proofErr w:type="spellStart"/>
      <w:r w:rsidRPr="0021571C">
        <w:t>OneToMany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 xml:space="preserve">, </w:t>
      </w:r>
      <w:proofErr w:type="spellStart"/>
      <w:r w:rsidRPr="0021571C">
        <w:t>mappedBy</w:t>
      </w:r>
      <w:proofErr w:type="spellEnd"/>
      <w:r w:rsidRPr="0021571C">
        <w:t xml:space="preserve"> = "customer")</w:t>
      </w:r>
    </w:p>
    <w:p w:rsidR="00F94BFD" w:rsidRPr="0021571C" w:rsidRDefault="00F94BFD">
      <w:r w:rsidRPr="0021571C">
        <w:t xml:space="preserve">    @</w:t>
      </w:r>
      <w:proofErr w:type="spellStart"/>
      <w:r w:rsidRPr="0021571C">
        <w:t>JsonManagedReference</w:t>
      </w:r>
      <w:proofErr w:type="spellEnd"/>
    </w:p>
    <w:p w:rsidR="00F94BFD" w:rsidRPr="0021571C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Set&lt;Liability&gt; liabilities = new </w:t>
      </w:r>
      <w:proofErr w:type="spellStart"/>
      <w:r w:rsidRPr="0021571C">
        <w:t>HashSet</w:t>
      </w:r>
      <w:proofErr w:type="spellEnd"/>
      <w:r w:rsidRPr="0021571C">
        <w:t>&lt;Liability&gt;();</w:t>
      </w:r>
    </w:p>
    <w:p w:rsidR="00F94BFD" w:rsidRPr="0021571C" w:rsidRDefault="00F94BFD"/>
    <w:p w:rsidR="00F94BFD" w:rsidRPr="0021571C" w:rsidRDefault="00F94BFD"/>
    <w:p w:rsidR="00F94BFD" w:rsidRPr="0021571C" w:rsidRDefault="00F94BFD">
      <w:r w:rsidRPr="0021571C">
        <w:tab/>
      </w:r>
      <w:proofErr w:type="gramStart"/>
      <w:r w:rsidRPr="0021571C">
        <w:t>@Column()</w:t>
      </w:r>
      <w:proofErr w:type="gramEnd"/>
    </w:p>
    <w:p w:rsidR="00F94BFD" w:rsidRDefault="00F94BFD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int rating;</w:t>
      </w:r>
    </w:p>
    <w:p w:rsidR="00F94BFD" w:rsidRDefault="00F94BFD" w:rsidP="008A55CA"/>
    <w:p w:rsidR="00F94BFD" w:rsidRDefault="00F94BFD">
      <w:r>
        <w:t>}</w:t>
      </w:r>
    </w:p>
    <w:p w:rsidR="00F94BFD" w:rsidRDefault="00F94BFD" w:rsidP="00362E42">
      <w:pPr>
        <w:pStyle w:val="StyleHeading114ptBoldUnderlineLeft"/>
      </w:pPr>
    </w:p>
    <w:p w:rsidR="00F94BFD" w:rsidRDefault="00F94BFD" w:rsidP="00F94BFD">
      <w:pPr>
        <w:pStyle w:val="StyleHeading114ptBoldUnderlineLeft"/>
      </w:pPr>
      <w:bookmarkStart w:id="49" w:name="_Toc477559288"/>
      <w:r w:rsidRPr="00EA03DE">
        <w:t>1</w:t>
      </w:r>
      <w:r>
        <w:t>.40–</w:t>
      </w:r>
      <w:r w:rsidRPr="00EA03DE">
        <w:t xml:space="preserve"> </w:t>
      </w:r>
      <w:r>
        <w:t>Do the following to the Customer Class</w:t>
      </w:r>
      <w:bookmarkEnd w:id="49"/>
    </w:p>
    <w:p w:rsidR="00F94BFD" w:rsidRDefault="00F94BFD" w:rsidP="00F94BFD">
      <w:pPr>
        <w:pStyle w:val="StyleHeading114ptBoldUnderlineLeft"/>
      </w:pPr>
    </w:p>
    <w:p w:rsidR="00F94BFD" w:rsidRDefault="00F94BFD" w:rsidP="008A55CA">
      <w:pPr>
        <w:pStyle w:val="ListParagraph"/>
        <w:numPr>
          <w:ilvl w:val="0"/>
          <w:numId w:val="65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F94BFD" w:rsidRDefault="00F94BFD" w:rsidP="008A55CA">
      <w:pPr>
        <w:pStyle w:val="ListParagraph"/>
        <w:numPr>
          <w:ilvl w:val="0"/>
          <w:numId w:val="65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F94BFD" w:rsidRDefault="00F94BFD" w:rsidP="008A55CA">
      <w:pPr>
        <w:pStyle w:val="ListParagraph"/>
        <w:numPr>
          <w:ilvl w:val="0"/>
          <w:numId w:val="65"/>
        </w:numPr>
      </w:pPr>
      <w:r>
        <w:t>Generate Getter Setter</w:t>
      </w:r>
    </w:p>
    <w:p w:rsidR="00F94BFD" w:rsidRDefault="00F94BFD" w:rsidP="008A55CA">
      <w:pPr>
        <w:pStyle w:val="ListParagraph"/>
        <w:numPr>
          <w:ilvl w:val="0"/>
          <w:numId w:val="65"/>
        </w:numPr>
      </w:pPr>
      <w:r>
        <w:t>Generate Constructor using Fields</w:t>
      </w:r>
    </w:p>
    <w:p w:rsidR="00F94BFD" w:rsidRDefault="00F94BFD" w:rsidP="008A55CA">
      <w:pPr>
        <w:pStyle w:val="ListParagraph"/>
        <w:numPr>
          <w:ilvl w:val="0"/>
          <w:numId w:val="65"/>
        </w:numPr>
      </w:pPr>
      <w:r>
        <w:t>Generate toString</w:t>
      </w:r>
    </w:p>
    <w:p w:rsidR="00F94BFD" w:rsidRPr="00175BE1" w:rsidRDefault="00F94BFD" w:rsidP="008A55CA">
      <w:pPr>
        <w:pStyle w:val="ListParagraph"/>
        <w:numPr>
          <w:ilvl w:val="0"/>
          <w:numId w:val="65"/>
        </w:numPr>
      </w:pPr>
      <w:r w:rsidRPr="00175BE1">
        <w:t>hashCode</w:t>
      </w:r>
    </w:p>
    <w:p w:rsidR="00F94BFD" w:rsidRPr="00175BE1" w:rsidRDefault="00F94BFD" w:rsidP="008A55CA">
      <w:pPr>
        <w:pStyle w:val="ListParagraph"/>
        <w:numPr>
          <w:ilvl w:val="0"/>
          <w:numId w:val="65"/>
        </w:numPr>
      </w:pPr>
      <w:r w:rsidRPr="00175BE1">
        <w:t>equals</w:t>
      </w:r>
    </w:p>
    <w:p w:rsidR="00F94BFD" w:rsidRPr="00175BE1" w:rsidRDefault="00F94BFD" w:rsidP="008A55CA">
      <w:pPr>
        <w:pStyle w:val="ListParagraph"/>
        <w:numPr>
          <w:ilvl w:val="0"/>
          <w:numId w:val="65"/>
        </w:numPr>
      </w:pPr>
      <w:r w:rsidRPr="00175BE1">
        <w:t>toString</w:t>
      </w:r>
    </w:p>
    <w:p w:rsidR="00F94BFD" w:rsidRDefault="00F94BFD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50" w:name="_Toc477559289"/>
      <w:r>
        <w:t xml:space="preserve">1.41--Create the </w:t>
      </w:r>
      <w:proofErr w:type="spellStart"/>
      <w:proofErr w:type="gramStart"/>
      <w:r>
        <w:t>DegreeType</w:t>
      </w:r>
      <w:proofErr w:type="spellEnd"/>
      <w:r>
        <w:t xml:space="preserve">  Domain</w:t>
      </w:r>
      <w:proofErr w:type="gramEnd"/>
      <w:r>
        <w:t xml:space="preserve"> class in the domain package</w:t>
      </w:r>
      <w:bookmarkEnd w:id="50"/>
    </w:p>
    <w:p w:rsidR="00163BF0" w:rsidRDefault="00163BF0" w:rsidP="00163BF0">
      <w:pPr>
        <w:pStyle w:val="StyleHeading114ptBoldUnderlineLeft"/>
      </w:pPr>
    </w:p>
    <w:p w:rsidR="00163BF0" w:rsidRPr="0021571C" w:rsidRDefault="00163BF0" w:rsidP="008A55CA">
      <w:r w:rsidRPr="0021571C">
        <w:t>@Entity</w:t>
      </w:r>
    </w:p>
    <w:p w:rsidR="00163BF0" w:rsidRPr="0021571C" w:rsidRDefault="00163BF0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rsmortgage_degree_type</w:t>
      </w:r>
      <w:proofErr w:type="spellEnd"/>
      <w:r w:rsidRPr="0021571C">
        <w:t>")</w:t>
      </w:r>
    </w:p>
    <w:p w:rsidR="00163BF0" w:rsidRPr="0021571C" w:rsidRDefault="00163BF0" w:rsidP="008A55CA">
      <w:r w:rsidRPr="0021571C">
        <w:t>@</w:t>
      </w:r>
      <w:proofErr w:type="spellStart"/>
      <w:r w:rsidRPr="0021571C">
        <w:t>XmlRootElement</w:t>
      </w:r>
      <w:proofErr w:type="spellEnd"/>
    </w:p>
    <w:p w:rsidR="00163BF0" w:rsidRPr="0021571C" w:rsidRDefault="00163BF0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163BF0" w:rsidRPr="0021571C" w:rsidRDefault="00163BF0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DegreeType</w:t>
      </w:r>
      <w:proofErr w:type="spellEnd"/>
      <w:r w:rsidRPr="0021571C">
        <w:t xml:space="preserve"> {</w:t>
      </w:r>
    </w:p>
    <w:p w:rsidR="00163BF0" w:rsidRPr="0021571C" w:rsidRDefault="00163BF0" w:rsidP="008A55CA"/>
    <w:p w:rsidR="00163BF0" w:rsidRPr="0021571C" w:rsidRDefault="00163BF0" w:rsidP="008A55CA">
      <w:r w:rsidRPr="0021571C">
        <w:tab/>
        <w:t>@Id</w:t>
      </w:r>
    </w:p>
    <w:p w:rsidR="00163BF0" w:rsidRPr="0021571C" w:rsidRDefault="00163BF0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163BF0" w:rsidRPr="0021571C" w:rsidRDefault="00163BF0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163BF0" w:rsidRPr="0021571C" w:rsidRDefault="00163BF0" w:rsidP="008A55CA">
      <w:r w:rsidRPr="0021571C">
        <w:tab/>
      </w:r>
    </w:p>
    <w:p w:rsidR="00163BF0" w:rsidRPr="0021571C" w:rsidRDefault="00163BF0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163BF0" w:rsidRPr="0021571C" w:rsidRDefault="00163BF0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degreeTypeName</w:t>
      </w:r>
      <w:proofErr w:type="spellEnd"/>
      <w:r w:rsidRPr="0021571C">
        <w:t>;</w:t>
      </w:r>
    </w:p>
    <w:p w:rsidR="00163BF0" w:rsidRPr="0021571C" w:rsidRDefault="00163BF0" w:rsidP="008A55CA">
      <w:r w:rsidRPr="0021571C">
        <w:tab/>
      </w:r>
    </w:p>
    <w:p w:rsidR="00163BF0" w:rsidRPr="0021571C" w:rsidRDefault="00163BF0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163BF0" w:rsidRPr="0021571C" w:rsidRDefault="00163BF0" w:rsidP="008A55CA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</w:t>
      </w:r>
      <w:proofErr w:type="spellStart"/>
      <w:r w:rsidRPr="0021571C">
        <w:t>degreeTypeDescription</w:t>
      </w:r>
      <w:proofErr w:type="spellEnd"/>
      <w:r w:rsidRPr="0021571C">
        <w:t>;</w:t>
      </w:r>
    </w:p>
    <w:p w:rsidR="00163BF0" w:rsidRPr="0021571C" w:rsidRDefault="00163BF0" w:rsidP="008A55CA"/>
    <w:p w:rsidR="00163BF0" w:rsidRPr="0021571C" w:rsidRDefault="00163BF0" w:rsidP="008A55CA">
      <w:r w:rsidRPr="0021571C">
        <w:t>}</w:t>
      </w:r>
    </w:p>
    <w:p w:rsidR="00163BF0" w:rsidRDefault="00163BF0" w:rsidP="00362E42">
      <w:pPr>
        <w:pStyle w:val="StyleHeading114ptBoldUnderlineLeft"/>
      </w:pPr>
    </w:p>
    <w:p w:rsidR="00163BF0" w:rsidRDefault="00163BF0" w:rsidP="00163BF0">
      <w:pPr>
        <w:pStyle w:val="StyleHeading114ptBoldUnderlineLeft"/>
      </w:pPr>
      <w:bookmarkStart w:id="51" w:name="_Toc477559290"/>
      <w:r w:rsidRPr="00EA03DE">
        <w:t>1</w:t>
      </w:r>
      <w:r>
        <w:t>.42–</w:t>
      </w:r>
      <w:r w:rsidRPr="00EA03DE">
        <w:t xml:space="preserve"> </w:t>
      </w:r>
      <w:r>
        <w:t xml:space="preserve">Do the following to the </w:t>
      </w:r>
      <w:proofErr w:type="spellStart"/>
      <w:r>
        <w:t>DegreeType</w:t>
      </w:r>
      <w:proofErr w:type="spellEnd"/>
      <w:r>
        <w:t xml:space="preserve"> Class</w:t>
      </w:r>
      <w:bookmarkEnd w:id="51"/>
    </w:p>
    <w:p w:rsidR="00163BF0" w:rsidRDefault="00163BF0" w:rsidP="00163BF0">
      <w:pPr>
        <w:pStyle w:val="StyleHeading114ptBoldUnderlineLeft"/>
      </w:pPr>
    </w:p>
    <w:p w:rsidR="00163BF0" w:rsidRDefault="00163BF0" w:rsidP="008A55CA">
      <w:pPr>
        <w:pStyle w:val="ListParagraph"/>
        <w:numPr>
          <w:ilvl w:val="0"/>
          <w:numId w:val="66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163BF0" w:rsidRDefault="00163BF0" w:rsidP="008A55CA">
      <w:pPr>
        <w:pStyle w:val="ListParagraph"/>
        <w:numPr>
          <w:ilvl w:val="0"/>
          <w:numId w:val="66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163BF0" w:rsidRDefault="00163BF0" w:rsidP="008A55CA">
      <w:pPr>
        <w:pStyle w:val="ListParagraph"/>
        <w:numPr>
          <w:ilvl w:val="0"/>
          <w:numId w:val="66"/>
        </w:numPr>
      </w:pPr>
      <w:r>
        <w:t>Generate Getter Setter</w:t>
      </w:r>
    </w:p>
    <w:p w:rsidR="00163BF0" w:rsidRDefault="00163BF0" w:rsidP="008A55CA">
      <w:pPr>
        <w:pStyle w:val="ListParagraph"/>
        <w:numPr>
          <w:ilvl w:val="0"/>
          <w:numId w:val="66"/>
        </w:numPr>
      </w:pPr>
      <w:r>
        <w:t>Generate Constructor using Fields</w:t>
      </w:r>
    </w:p>
    <w:p w:rsidR="00163BF0" w:rsidRDefault="00163BF0" w:rsidP="008A55CA">
      <w:pPr>
        <w:pStyle w:val="ListParagraph"/>
        <w:numPr>
          <w:ilvl w:val="0"/>
          <w:numId w:val="66"/>
        </w:numPr>
      </w:pPr>
      <w:r>
        <w:t>Generate toString</w:t>
      </w:r>
    </w:p>
    <w:p w:rsidR="00163BF0" w:rsidRPr="00175BE1" w:rsidRDefault="00163BF0" w:rsidP="008A55CA">
      <w:pPr>
        <w:pStyle w:val="ListParagraph"/>
        <w:numPr>
          <w:ilvl w:val="0"/>
          <w:numId w:val="66"/>
        </w:numPr>
      </w:pPr>
      <w:r w:rsidRPr="00175BE1">
        <w:t>hashCode</w:t>
      </w:r>
    </w:p>
    <w:p w:rsidR="00163BF0" w:rsidRPr="00175BE1" w:rsidRDefault="00163BF0" w:rsidP="008A55CA">
      <w:pPr>
        <w:pStyle w:val="ListParagraph"/>
        <w:numPr>
          <w:ilvl w:val="0"/>
          <w:numId w:val="66"/>
        </w:numPr>
      </w:pPr>
      <w:r w:rsidRPr="00175BE1">
        <w:t>equals</w:t>
      </w:r>
    </w:p>
    <w:p w:rsidR="00163BF0" w:rsidRPr="00175BE1" w:rsidRDefault="00163BF0" w:rsidP="008A55CA">
      <w:pPr>
        <w:pStyle w:val="ListParagraph"/>
        <w:numPr>
          <w:ilvl w:val="0"/>
          <w:numId w:val="66"/>
        </w:numPr>
      </w:pPr>
      <w:r w:rsidRPr="00175BE1">
        <w:t>toString</w:t>
      </w:r>
    </w:p>
    <w:p w:rsidR="00163BF0" w:rsidRDefault="00163BF0" w:rsidP="00362E42">
      <w:pPr>
        <w:pStyle w:val="StyleHeading114ptBoldUnderlineLeft"/>
      </w:pPr>
    </w:p>
    <w:p w:rsidR="008F7B42" w:rsidRDefault="008F7B4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63BF0" w:rsidRDefault="00163BF0" w:rsidP="00362E42">
      <w:pPr>
        <w:pStyle w:val="StyleHeading114ptBoldUnderlineLeft"/>
      </w:pPr>
    </w:p>
    <w:p w:rsidR="008F7B42" w:rsidRDefault="008F7B42" w:rsidP="008F7B42">
      <w:pPr>
        <w:pStyle w:val="StyleHeading114ptBoldUnderlineLeft"/>
      </w:pPr>
      <w:bookmarkStart w:id="52" w:name="_Toc477559291"/>
      <w:r>
        <w:t xml:space="preserve">1.43--Create the </w:t>
      </w:r>
      <w:proofErr w:type="gramStart"/>
      <w:r w:rsidR="000C799A">
        <w:t>Education</w:t>
      </w:r>
      <w:r>
        <w:t xml:space="preserve">  Domain</w:t>
      </w:r>
      <w:proofErr w:type="gramEnd"/>
      <w:r>
        <w:t xml:space="preserve"> class in the domain package</w:t>
      </w:r>
      <w:bookmarkEnd w:id="52"/>
    </w:p>
    <w:p w:rsidR="008F7B42" w:rsidRDefault="008F7B42" w:rsidP="00362E42">
      <w:pPr>
        <w:pStyle w:val="StyleHeading114ptBoldUnderlineLeft"/>
      </w:pPr>
    </w:p>
    <w:p w:rsidR="008F7B42" w:rsidRDefault="008F7B42" w:rsidP="00362E42">
      <w:pPr>
        <w:pStyle w:val="StyleHeading114ptBoldUnderlineLeft"/>
      </w:pPr>
    </w:p>
    <w:p w:rsidR="008F7B42" w:rsidRPr="0021571C" w:rsidRDefault="008F7B42" w:rsidP="008A55CA">
      <w:r w:rsidRPr="0021571C">
        <w:t>@Entity</w:t>
      </w:r>
    </w:p>
    <w:p w:rsidR="008F7B42" w:rsidRPr="0021571C" w:rsidRDefault="008F7B42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rsmortgage_education</w:t>
      </w:r>
      <w:proofErr w:type="spellEnd"/>
      <w:r w:rsidRPr="0021571C">
        <w:t>")</w:t>
      </w:r>
    </w:p>
    <w:p w:rsidR="008F7B42" w:rsidRPr="0021571C" w:rsidRDefault="008F7B42" w:rsidP="008A55CA">
      <w:r w:rsidRPr="0021571C">
        <w:t>@</w:t>
      </w:r>
      <w:proofErr w:type="spellStart"/>
      <w:r w:rsidRPr="0021571C">
        <w:t>XmlRootElement</w:t>
      </w:r>
      <w:proofErr w:type="spellEnd"/>
    </w:p>
    <w:p w:rsidR="008F7B42" w:rsidRPr="0021571C" w:rsidRDefault="008F7B42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8F7B42" w:rsidRPr="0021571C" w:rsidRDefault="008F7B42" w:rsidP="008A55CA">
      <w:proofErr w:type="gramStart"/>
      <w:r w:rsidRPr="0021571C">
        <w:t>public</w:t>
      </w:r>
      <w:proofErr w:type="gramEnd"/>
      <w:r w:rsidRPr="0021571C">
        <w:t xml:space="preserve"> class Education {</w:t>
      </w:r>
    </w:p>
    <w:p w:rsidR="008F7B42" w:rsidRPr="0021571C" w:rsidRDefault="008F7B42" w:rsidP="008A55CA"/>
    <w:p w:rsidR="008F7B42" w:rsidRPr="0021571C" w:rsidRDefault="008F7B42" w:rsidP="008A55CA">
      <w:r w:rsidRPr="0021571C">
        <w:tab/>
        <w:t>@Id</w:t>
      </w:r>
    </w:p>
    <w:p w:rsidR="008F7B42" w:rsidRPr="0021571C" w:rsidRDefault="008F7B42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date_from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fromDate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date_to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dateTo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isCurrentSchool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didGraduate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proofErr w:type="spellStart"/>
      <w:r w:rsidRPr="0021571C">
        <w:t>cumulativeGpa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schoolName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  <w:t>@</w:t>
      </w:r>
      <w:proofErr w:type="spellStart"/>
      <w:r w:rsidRPr="0021571C">
        <w:t>OneToOne</w:t>
      </w:r>
      <w:proofErr w:type="spellEnd"/>
    </w:p>
    <w:p w:rsidR="008F7B42" w:rsidRPr="0021571C" w:rsidRDefault="008F7B42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name="</w:t>
      </w:r>
      <w:proofErr w:type="spellStart"/>
      <w:r w:rsidRPr="0021571C">
        <w:t>degree_type_id</w:t>
      </w:r>
      <w:proofErr w:type="spellEnd"/>
      <w:r w:rsidRPr="0021571C">
        <w:t>")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DegreeType</w:t>
      </w:r>
      <w:proofErr w:type="spellEnd"/>
      <w:r w:rsidRPr="0021571C">
        <w:t xml:space="preserve"> </w:t>
      </w:r>
      <w:proofErr w:type="spellStart"/>
      <w:r w:rsidRPr="0021571C">
        <w:t>degreeType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</w:r>
      <w:proofErr w:type="spellStart"/>
      <w:r w:rsidRPr="0021571C">
        <w:t>schoolAdminPerson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schoolAdminPhone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lastRenderedPageBreak/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schoolAdminEmail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schoolAdminFax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schoolAddressLine1;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schoolAddressLine2;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schoolAddressCity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schoolAddressState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schoolAddressCountry</w:t>
      </w:r>
      <w:proofErr w:type="spellEnd"/>
      <w:r w:rsidRPr="0021571C">
        <w:t>;</w:t>
      </w:r>
    </w:p>
    <w:p w:rsidR="008F7B42" w:rsidRPr="0021571C" w:rsidRDefault="008F7B42" w:rsidP="008A55CA">
      <w:r w:rsidRPr="0021571C">
        <w:tab/>
      </w:r>
    </w:p>
    <w:p w:rsidR="008F7B42" w:rsidRPr="0021571C" w:rsidRDefault="008F7B42" w:rsidP="008A55CA">
      <w:r w:rsidRPr="0021571C">
        <w:tab/>
      </w:r>
      <w:proofErr w:type="gramStart"/>
      <w:r w:rsidRPr="0021571C">
        <w:t>@</w:t>
      </w:r>
      <w:proofErr w:type="spellStart"/>
      <w:r w:rsidRPr="0021571C">
        <w:t>ManyToOne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>)</w:t>
      </w:r>
    </w:p>
    <w:p w:rsidR="008F7B42" w:rsidRPr="0021571C" w:rsidRDefault="008F7B42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 = "</w:t>
      </w:r>
      <w:proofErr w:type="spellStart"/>
      <w:r w:rsidRPr="0021571C">
        <w:t>customer_id</w:t>
      </w:r>
      <w:proofErr w:type="spellEnd"/>
      <w:r w:rsidRPr="0021571C">
        <w:t xml:space="preserve">", </w:t>
      </w:r>
      <w:proofErr w:type="spellStart"/>
      <w:r w:rsidRPr="0021571C">
        <w:t>nullable</w:t>
      </w:r>
      <w:proofErr w:type="spellEnd"/>
      <w:r w:rsidRPr="0021571C">
        <w:t xml:space="preserve"> = false)</w:t>
      </w:r>
    </w:p>
    <w:p w:rsidR="008F7B42" w:rsidRPr="0021571C" w:rsidRDefault="008F7B42" w:rsidP="008A55CA">
      <w:r w:rsidRPr="0021571C">
        <w:tab/>
        <w:t>@</w:t>
      </w:r>
      <w:proofErr w:type="spellStart"/>
      <w:r w:rsidRPr="0021571C">
        <w:t>JsonBackReference</w:t>
      </w:r>
      <w:proofErr w:type="spellEnd"/>
    </w:p>
    <w:p w:rsidR="008F7B42" w:rsidRPr="0021571C" w:rsidRDefault="008F7B42" w:rsidP="008A55CA">
      <w:r w:rsidRPr="0021571C">
        <w:tab/>
        <w:t xml:space="preserve">Customer </w:t>
      </w:r>
      <w:proofErr w:type="spellStart"/>
      <w:r w:rsidRPr="0021571C">
        <w:t>customer</w:t>
      </w:r>
      <w:proofErr w:type="spellEnd"/>
      <w:r w:rsidRPr="0021571C">
        <w:t>;</w:t>
      </w:r>
    </w:p>
    <w:p w:rsidR="008F7B42" w:rsidRPr="0021571C" w:rsidRDefault="008F7B42" w:rsidP="008A55CA"/>
    <w:p w:rsidR="008F7B42" w:rsidRPr="0021571C" w:rsidRDefault="008F7B42" w:rsidP="008A55CA">
      <w:r w:rsidRPr="0021571C">
        <w:t>}</w:t>
      </w:r>
    </w:p>
    <w:p w:rsidR="008F7B42" w:rsidRDefault="008F7B42" w:rsidP="008F7B42">
      <w:pPr>
        <w:pStyle w:val="StyleHeading114ptBoldUnderlineLeft"/>
      </w:pPr>
    </w:p>
    <w:p w:rsidR="000C799A" w:rsidRDefault="000C799A" w:rsidP="000C799A">
      <w:pPr>
        <w:pStyle w:val="StyleHeading114ptBoldUnderlineLeft"/>
      </w:pPr>
      <w:bookmarkStart w:id="53" w:name="_Toc477559292"/>
      <w:r w:rsidRPr="00EA03DE">
        <w:t>1</w:t>
      </w:r>
      <w:r>
        <w:t>.4</w:t>
      </w:r>
      <w:r w:rsidR="0077510D">
        <w:t>4</w:t>
      </w:r>
      <w:r>
        <w:t>–</w:t>
      </w:r>
      <w:r w:rsidRPr="00EA03DE">
        <w:t xml:space="preserve"> </w:t>
      </w:r>
      <w:r>
        <w:t xml:space="preserve">Do the following to the </w:t>
      </w:r>
      <w:proofErr w:type="gramStart"/>
      <w:r>
        <w:t>Education  Class</w:t>
      </w:r>
      <w:bookmarkEnd w:id="53"/>
      <w:proofErr w:type="gramEnd"/>
    </w:p>
    <w:p w:rsidR="000C799A" w:rsidRDefault="000C799A" w:rsidP="000C799A">
      <w:pPr>
        <w:pStyle w:val="StyleHeading114ptBoldUnderlineLeft"/>
      </w:pPr>
    </w:p>
    <w:p w:rsidR="000C799A" w:rsidRDefault="000C799A" w:rsidP="008A55CA">
      <w:pPr>
        <w:pStyle w:val="ListParagraph"/>
        <w:numPr>
          <w:ilvl w:val="0"/>
          <w:numId w:val="67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0C799A" w:rsidRDefault="000C799A" w:rsidP="008A55CA">
      <w:pPr>
        <w:pStyle w:val="ListParagraph"/>
        <w:numPr>
          <w:ilvl w:val="0"/>
          <w:numId w:val="67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0C799A" w:rsidRDefault="000C799A" w:rsidP="008A55CA">
      <w:pPr>
        <w:pStyle w:val="ListParagraph"/>
        <w:numPr>
          <w:ilvl w:val="0"/>
          <w:numId w:val="67"/>
        </w:numPr>
      </w:pPr>
      <w:r>
        <w:t>Generate Getter Setter</w:t>
      </w:r>
    </w:p>
    <w:p w:rsidR="000C799A" w:rsidRDefault="000C799A" w:rsidP="008A55CA">
      <w:pPr>
        <w:pStyle w:val="ListParagraph"/>
        <w:numPr>
          <w:ilvl w:val="0"/>
          <w:numId w:val="67"/>
        </w:numPr>
      </w:pPr>
      <w:r>
        <w:t>Generate Constructor using Fields</w:t>
      </w:r>
    </w:p>
    <w:p w:rsidR="000C799A" w:rsidRDefault="000C799A" w:rsidP="008A55CA">
      <w:pPr>
        <w:pStyle w:val="ListParagraph"/>
        <w:numPr>
          <w:ilvl w:val="0"/>
          <w:numId w:val="67"/>
        </w:numPr>
      </w:pPr>
      <w:r>
        <w:t>Generate toString</w:t>
      </w:r>
    </w:p>
    <w:p w:rsidR="000C799A" w:rsidRPr="00175BE1" w:rsidRDefault="000C799A" w:rsidP="008A55CA">
      <w:pPr>
        <w:pStyle w:val="ListParagraph"/>
        <w:numPr>
          <w:ilvl w:val="0"/>
          <w:numId w:val="67"/>
        </w:numPr>
      </w:pPr>
      <w:r w:rsidRPr="00175BE1">
        <w:t>hashCode</w:t>
      </w:r>
    </w:p>
    <w:p w:rsidR="000C799A" w:rsidRPr="0063122A" w:rsidRDefault="000C799A" w:rsidP="008A55CA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0C799A" w:rsidRPr="0063122A" w:rsidRDefault="000C799A" w:rsidP="008A55CA">
      <w:pPr>
        <w:pStyle w:val="ListParagraph"/>
        <w:numPr>
          <w:ilvl w:val="0"/>
          <w:numId w:val="67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toString</w:t>
      </w:r>
      <w:r>
        <w:t xml:space="preserve"> </w:t>
      </w:r>
      <w:r>
        <w:br w:type="page"/>
      </w:r>
    </w:p>
    <w:p w:rsidR="0077510D" w:rsidRDefault="0077510D" w:rsidP="00362E42">
      <w:pPr>
        <w:pStyle w:val="StyleHeading114ptBoldUnderlineLeft"/>
      </w:pPr>
    </w:p>
    <w:p w:rsidR="0077510D" w:rsidRDefault="0077510D" w:rsidP="0077510D">
      <w:pPr>
        <w:pStyle w:val="StyleHeading114ptBoldUnderlineLeft"/>
      </w:pPr>
      <w:bookmarkStart w:id="54" w:name="_Toc477559293"/>
      <w:r>
        <w:t xml:space="preserve">1.45--Create the </w:t>
      </w:r>
      <w:proofErr w:type="gramStart"/>
      <w:r w:rsidR="0063122A">
        <w:t xml:space="preserve">Employment  </w:t>
      </w:r>
      <w:r>
        <w:t>Domain</w:t>
      </w:r>
      <w:proofErr w:type="gramEnd"/>
      <w:r>
        <w:t xml:space="preserve"> class in the domain package</w:t>
      </w:r>
      <w:bookmarkEnd w:id="54"/>
    </w:p>
    <w:p w:rsidR="0077510D" w:rsidRDefault="0077510D" w:rsidP="00362E42">
      <w:pPr>
        <w:pStyle w:val="StyleHeading114ptBoldUnderlineLeft"/>
      </w:pPr>
    </w:p>
    <w:p w:rsidR="0077510D" w:rsidRPr="0021571C" w:rsidRDefault="0077510D" w:rsidP="008A55CA">
      <w:r w:rsidRPr="0021571C">
        <w:t>@Entity</w:t>
      </w:r>
    </w:p>
    <w:p w:rsidR="0077510D" w:rsidRPr="0021571C" w:rsidRDefault="0077510D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rsmortgage_employment</w:t>
      </w:r>
      <w:proofErr w:type="spellEnd"/>
      <w:r w:rsidRPr="0021571C">
        <w:t>")</w:t>
      </w:r>
    </w:p>
    <w:p w:rsidR="0077510D" w:rsidRPr="0021571C" w:rsidRDefault="0077510D" w:rsidP="008A55CA">
      <w:r w:rsidRPr="0021571C">
        <w:t>@</w:t>
      </w:r>
      <w:proofErr w:type="spellStart"/>
      <w:r w:rsidRPr="0021571C">
        <w:t>XmlRootElement</w:t>
      </w:r>
      <w:proofErr w:type="spellEnd"/>
    </w:p>
    <w:p w:rsidR="0077510D" w:rsidRPr="0021571C" w:rsidRDefault="0077510D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77510D" w:rsidRPr="0021571C" w:rsidRDefault="0077510D" w:rsidP="008A55CA">
      <w:proofErr w:type="gramStart"/>
      <w:r w:rsidRPr="0021571C">
        <w:t>public</w:t>
      </w:r>
      <w:proofErr w:type="gramEnd"/>
      <w:r w:rsidRPr="0021571C">
        <w:t xml:space="preserve"> class Employment {</w:t>
      </w:r>
    </w:p>
    <w:p w:rsidR="0077510D" w:rsidRPr="0021571C" w:rsidRDefault="0077510D" w:rsidP="008A55CA"/>
    <w:p w:rsidR="0077510D" w:rsidRPr="0021571C" w:rsidRDefault="0077510D" w:rsidP="008A55CA">
      <w:r w:rsidRPr="0021571C">
        <w:tab/>
        <w:t>@Id</w:t>
      </w:r>
    </w:p>
    <w:p w:rsidR="0077510D" w:rsidRPr="0021571C" w:rsidRDefault="0077510D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date_from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fromDate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date_to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dateTo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proofErr w:type="spellStart"/>
      <w:r w:rsidRPr="0021571C">
        <w:t>numYears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proofErr w:type="spellStart"/>
      <w:r w:rsidRPr="0021571C">
        <w:t>grossSalary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proofErr w:type="spellStart"/>
      <w:r w:rsidRPr="0021571C">
        <w:t>netSalary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boolean</w:t>
      </w:r>
      <w:proofErr w:type="spellEnd"/>
      <w:r w:rsidRPr="0021571C">
        <w:t xml:space="preserve"> </w:t>
      </w:r>
      <w:proofErr w:type="spellStart"/>
      <w:r w:rsidRPr="0021571C">
        <w:t>isCurrentEmployer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jobTitle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jobDescription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employerName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employmentType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lastRenderedPageBreak/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</w:r>
      <w:proofErr w:type="spellStart"/>
      <w:r w:rsidRPr="0021571C">
        <w:t>employerHRPerson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employerHRPhone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employerHREmail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employerHRFax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employerAddressLine1;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employerAddressLine2;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employerAddressCity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employerAddressState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employerAddressCountry</w:t>
      </w:r>
      <w:proofErr w:type="spellEnd"/>
      <w:r w:rsidRPr="0021571C">
        <w:t>;</w:t>
      </w:r>
    </w:p>
    <w:p w:rsidR="0077510D" w:rsidRPr="0021571C" w:rsidRDefault="0077510D" w:rsidP="008A55CA">
      <w:r w:rsidRPr="0021571C">
        <w:tab/>
      </w:r>
    </w:p>
    <w:p w:rsidR="0077510D" w:rsidRPr="0021571C" w:rsidRDefault="0077510D" w:rsidP="008A55CA">
      <w:r w:rsidRPr="0021571C">
        <w:tab/>
      </w:r>
      <w:proofErr w:type="gramStart"/>
      <w:r w:rsidRPr="0021571C">
        <w:t>@</w:t>
      </w:r>
      <w:proofErr w:type="spellStart"/>
      <w:r w:rsidRPr="0021571C">
        <w:t>ManyToOne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>)</w:t>
      </w:r>
    </w:p>
    <w:p w:rsidR="0077510D" w:rsidRPr="0021571C" w:rsidRDefault="0077510D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 = "</w:t>
      </w:r>
      <w:proofErr w:type="spellStart"/>
      <w:r w:rsidRPr="0021571C">
        <w:t>customer_id</w:t>
      </w:r>
      <w:proofErr w:type="spellEnd"/>
      <w:r w:rsidRPr="0021571C">
        <w:t xml:space="preserve">", </w:t>
      </w:r>
      <w:proofErr w:type="spellStart"/>
      <w:r w:rsidRPr="0021571C">
        <w:t>nullable</w:t>
      </w:r>
      <w:proofErr w:type="spellEnd"/>
      <w:r w:rsidRPr="0021571C">
        <w:t xml:space="preserve"> = false)</w:t>
      </w:r>
    </w:p>
    <w:p w:rsidR="0077510D" w:rsidRPr="0021571C" w:rsidRDefault="0077510D" w:rsidP="008A55CA">
      <w:r w:rsidRPr="0021571C">
        <w:tab/>
        <w:t>@</w:t>
      </w:r>
      <w:proofErr w:type="spellStart"/>
      <w:r w:rsidRPr="0021571C">
        <w:t>JsonBackReference</w:t>
      </w:r>
      <w:proofErr w:type="spellEnd"/>
    </w:p>
    <w:p w:rsidR="0077510D" w:rsidRPr="0021571C" w:rsidRDefault="0077510D" w:rsidP="008A55CA">
      <w:r w:rsidRPr="0021571C">
        <w:tab/>
        <w:t xml:space="preserve">Customer </w:t>
      </w:r>
      <w:proofErr w:type="spellStart"/>
      <w:r w:rsidRPr="0021571C">
        <w:t>customer</w:t>
      </w:r>
      <w:proofErr w:type="spellEnd"/>
      <w:r w:rsidRPr="0021571C">
        <w:t>;</w:t>
      </w:r>
    </w:p>
    <w:p w:rsidR="0077510D" w:rsidRPr="0021571C" w:rsidRDefault="0077510D" w:rsidP="008A55CA"/>
    <w:p w:rsidR="0077510D" w:rsidRPr="0021571C" w:rsidRDefault="0077510D" w:rsidP="008A55CA">
      <w:r w:rsidRPr="0021571C">
        <w:t>}</w:t>
      </w:r>
    </w:p>
    <w:p w:rsidR="0077510D" w:rsidRDefault="0077510D" w:rsidP="0077510D">
      <w:pPr>
        <w:pStyle w:val="StyleHeading114ptBoldUnderlineLeft"/>
      </w:pPr>
    </w:p>
    <w:p w:rsidR="0077510D" w:rsidRDefault="0077510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77510D">
      <w:pPr>
        <w:pStyle w:val="StyleHeading114ptBoldUnderlineLeft"/>
      </w:pPr>
      <w:bookmarkStart w:id="55" w:name="_Toc477559294"/>
      <w:r w:rsidRPr="00EA03DE">
        <w:lastRenderedPageBreak/>
        <w:t>1</w:t>
      </w:r>
      <w:r>
        <w:t>.46–</w:t>
      </w:r>
      <w:r w:rsidRPr="00EA03DE">
        <w:t xml:space="preserve"> </w:t>
      </w:r>
      <w:r>
        <w:t>Do the following to the Employment   Class</w:t>
      </w:r>
      <w:bookmarkEnd w:id="55"/>
    </w:p>
    <w:p w:rsidR="0077510D" w:rsidRDefault="0077510D" w:rsidP="0077510D">
      <w:pPr>
        <w:pStyle w:val="StyleHeading114ptBoldUnderlineLeft"/>
      </w:pPr>
    </w:p>
    <w:p w:rsidR="0077510D" w:rsidRDefault="0077510D" w:rsidP="008A55CA">
      <w:pPr>
        <w:pStyle w:val="ListParagraph"/>
        <w:numPr>
          <w:ilvl w:val="0"/>
          <w:numId w:val="68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77510D" w:rsidRDefault="0077510D" w:rsidP="008A55CA">
      <w:pPr>
        <w:pStyle w:val="ListParagraph"/>
        <w:numPr>
          <w:ilvl w:val="0"/>
          <w:numId w:val="68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77510D" w:rsidRDefault="0077510D" w:rsidP="008A55CA">
      <w:pPr>
        <w:pStyle w:val="ListParagraph"/>
        <w:numPr>
          <w:ilvl w:val="0"/>
          <w:numId w:val="68"/>
        </w:numPr>
      </w:pPr>
      <w:r>
        <w:t>Generate Getter Setter</w:t>
      </w:r>
    </w:p>
    <w:p w:rsidR="0077510D" w:rsidRDefault="0077510D" w:rsidP="008A55CA">
      <w:pPr>
        <w:pStyle w:val="ListParagraph"/>
        <w:numPr>
          <w:ilvl w:val="0"/>
          <w:numId w:val="68"/>
        </w:numPr>
      </w:pPr>
      <w:r>
        <w:t>Generate Constructor using Fields</w:t>
      </w:r>
    </w:p>
    <w:p w:rsidR="0077510D" w:rsidRDefault="0077510D" w:rsidP="008A55CA">
      <w:pPr>
        <w:pStyle w:val="ListParagraph"/>
        <w:numPr>
          <w:ilvl w:val="0"/>
          <w:numId w:val="68"/>
        </w:numPr>
      </w:pPr>
      <w:r>
        <w:t>Generate toString</w:t>
      </w:r>
    </w:p>
    <w:p w:rsidR="0077510D" w:rsidRPr="00175BE1" w:rsidRDefault="0077510D" w:rsidP="008A55CA">
      <w:pPr>
        <w:pStyle w:val="ListParagraph"/>
        <w:numPr>
          <w:ilvl w:val="0"/>
          <w:numId w:val="68"/>
        </w:numPr>
      </w:pPr>
      <w:r w:rsidRPr="00175BE1">
        <w:t>hashCode</w:t>
      </w:r>
    </w:p>
    <w:p w:rsidR="0077510D" w:rsidRPr="0063122A" w:rsidRDefault="0077510D" w:rsidP="008A55CA">
      <w:pPr>
        <w:pStyle w:val="ListParagraph"/>
        <w:numPr>
          <w:ilvl w:val="0"/>
          <w:numId w:val="68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 w:rsidRPr="00175BE1">
        <w:t>equals</w:t>
      </w:r>
    </w:p>
    <w:p w:rsidR="005F48F3" w:rsidRDefault="0077510D" w:rsidP="008A55CA">
      <w:pPr>
        <w:pStyle w:val="ListParagraph"/>
        <w:numPr>
          <w:ilvl w:val="0"/>
          <w:numId w:val="68"/>
        </w:numPr>
      </w:pPr>
      <w:r w:rsidRPr="00175BE1">
        <w:t>toString</w:t>
      </w:r>
      <w:r>
        <w:t xml:space="preserve"> </w:t>
      </w:r>
    </w:p>
    <w:p w:rsidR="005F48F3" w:rsidRDefault="005F48F3">
      <w:r>
        <w:br w:type="page"/>
      </w:r>
    </w:p>
    <w:p w:rsidR="005F48F3" w:rsidRDefault="005F48F3" w:rsidP="005F48F3">
      <w:pPr>
        <w:pStyle w:val="StyleHeading114ptBoldUnderlineLeft"/>
      </w:pPr>
      <w:bookmarkStart w:id="56" w:name="_Toc477559295"/>
      <w:r>
        <w:lastRenderedPageBreak/>
        <w:t xml:space="preserve">1.47--Create the </w:t>
      </w:r>
      <w:proofErr w:type="gramStart"/>
      <w:r>
        <w:t>Investment  Domain</w:t>
      </w:r>
      <w:proofErr w:type="gramEnd"/>
      <w:r>
        <w:t xml:space="preserve"> class in the domain package</w:t>
      </w:r>
      <w:bookmarkEnd w:id="56"/>
    </w:p>
    <w:p w:rsidR="00580D98" w:rsidRDefault="00580D98" w:rsidP="005F48F3">
      <w:pPr>
        <w:pStyle w:val="StyleHeading114ptBoldUnderlineLeft"/>
      </w:pPr>
    </w:p>
    <w:p w:rsidR="00580D98" w:rsidRPr="0021571C" w:rsidRDefault="00580D98" w:rsidP="008A55CA">
      <w:r w:rsidRPr="0021571C">
        <w:t>@Entity</w:t>
      </w:r>
    </w:p>
    <w:p w:rsidR="00580D98" w:rsidRPr="0021571C" w:rsidRDefault="00580D98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rsmortgage_investment</w:t>
      </w:r>
      <w:proofErr w:type="spellEnd"/>
      <w:r w:rsidRPr="0021571C">
        <w:t>")</w:t>
      </w:r>
    </w:p>
    <w:p w:rsidR="00580D98" w:rsidRPr="0021571C" w:rsidRDefault="00580D98" w:rsidP="008A55CA">
      <w:r w:rsidRPr="0021571C">
        <w:t>@</w:t>
      </w:r>
      <w:proofErr w:type="spellStart"/>
      <w:r w:rsidRPr="0021571C">
        <w:t>XmlRootElement</w:t>
      </w:r>
      <w:proofErr w:type="spellEnd"/>
    </w:p>
    <w:p w:rsidR="00580D98" w:rsidRPr="0021571C" w:rsidRDefault="00580D98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580D98" w:rsidRPr="0021571C" w:rsidRDefault="00580D98" w:rsidP="008A55CA">
      <w:proofErr w:type="gramStart"/>
      <w:r w:rsidRPr="0021571C">
        <w:t>public</w:t>
      </w:r>
      <w:proofErr w:type="gramEnd"/>
      <w:r w:rsidRPr="0021571C">
        <w:t xml:space="preserve"> class Investment {</w:t>
      </w:r>
    </w:p>
    <w:p w:rsidR="00580D98" w:rsidRPr="0021571C" w:rsidRDefault="00580D98" w:rsidP="008A55CA"/>
    <w:p w:rsidR="00580D98" w:rsidRPr="0021571C" w:rsidRDefault="00580D98" w:rsidP="008A55CA">
      <w:r w:rsidRPr="0021571C">
        <w:tab/>
        <w:t>@Id</w:t>
      </w:r>
    </w:p>
    <w:p w:rsidR="00580D98" w:rsidRPr="0021571C" w:rsidRDefault="00580D98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580D98" w:rsidRPr="0021571C" w:rsidRDefault="00580D98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date_from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fromDate</w:t>
      </w:r>
      <w:proofErr w:type="spellEnd"/>
      <w:r w:rsidRPr="0021571C">
        <w:t>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580D98" w:rsidRPr="0021571C" w:rsidRDefault="00580D98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maturity_date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dateMaturing</w:t>
      </w:r>
      <w:proofErr w:type="spellEnd"/>
      <w:r w:rsidRPr="0021571C">
        <w:t>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  <w:t>@</w:t>
      </w:r>
      <w:proofErr w:type="spellStart"/>
      <w:r w:rsidRPr="0021571C">
        <w:t>OneToOne</w:t>
      </w:r>
      <w:proofErr w:type="spellEnd"/>
    </w:p>
    <w:p w:rsidR="00580D98" w:rsidRPr="0021571C" w:rsidRDefault="00580D98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name="</w:t>
      </w:r>
      <w:proofErr w:type="spellStart"/>
      <w:r w:rsidRPr="0021571C">
        <w:t>investment_type_id</w:t>
      </w:r>
      <w:proofErr w:type="spellEnd"/>
      <w:r w:rsidRPr="0021571C">
        <w:t>")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InvestmentType</w:t>
      </w:r>
      <w:proofErr w:type="spellEnd"/>
      <w:r w:rsidRPr="0021571C">
        <w:t xml:space="preserve"> </w:t>
      </w:r>
      <w:proofErr w:type="spellStart"/>
      <w:r w:rsidRPr="0021571C">
        <w:t>investmentType</w:t>
      </w:r>
      <w:proofErr w:type="spellEnd"/>
      <w:r w:rsidRPr="0021571C">
        <w:t>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proofErr w:type="spellStart"/>
      <w:r w:rsidRPr="0021571C">
        <w:t>currentValue</w:t>
      </w:r>
      <w:proofErr w:type="spellEnd"/>
      <w:r w:rsidRPr="0021571C">
        <w:t>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r w:rsidRPr="0021571C">
        <w:tab/>
      </w:r>
      <w:proofErr w:type="spellStart"/>
      <w:r w:rsidRPr="0021571C">
        <w:t>investedValue</w:t>
      </w:r>
      <w:proofErr w:type="spellEnd"/>
      <w:r w:rsidRPr="0021571C">
        <w:t>;</w:t>
      </w:r>
    </w:p>
    <w:p w:rsidR="00580D98" w:rsidRPr="0021571C" w:rsidRDefault="00580D98" w:rsidP="008A55CA"/>
    <w:p w:rsidR="00580D98" w:rsidRPr="0021571C" w:rsidRDefault="00580D98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580D98" w:rsidRPr="0021571C" w:rsidRDefault="00580D9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</w:r>
      <w:proofErr w:type="spellStart"/>
      <w:r w:rsidRPr="0021571C">
        <w:t>monthlyIncome</w:t>
      </w:r>
      <w:proofErr w:type="spellEnd"/>
      <w:r w:rsidRPr="0021571C">
        <w:t>;</w:t>
      </w:r>
    </w:p>
    <w:p w:rsidR="00580D98" w:rsidRPr="0021571C" w:rsidRDefault="00580D98" w:rsidP="008A55CA">
      <w:r w:rsidRPr="0021571C">
        <w:tab/>
      </w:r>
    </w:p>
    <w:p w:rsidR="00580D98" w:rsidRPr="0021571C" w:rsidRDefault="00580D98" w:rsidP="008A55CA">
      <w:r w:rsidRPr="0021571C">
        <w:tab/>
      </w:r>
      <w:proofErr w:type="gramStart"/>
      <w:r w:rsidRPr="0021571C">
        <w:t>@</w:t>
      </w:r>
      <w:proofErr w:type="spellStart"/>
      <w:r w:rsidRPr="0021571C">
        <w:t>ManyToOne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>)</w:t>
      </w:r>
    </w:p>
    <w:p w:rsidR="00580D98" w:rsidRPr="0021571C" w:rsidRDefault="00580D98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 = "</w:t>
      </w:r>
      <w:proofErr w:type="spellStart"/>
      <w:r w:rsidRPr="0021571C">
        <w:t>customer_id</w:t>
      </w:r>
      <w:proofErr w:type="spellEnd"/>
      <w:r w:rsidRPr="0021571C">
        <w:t xml:space="preserve">", </w:t>
      </w:r>
      <w:proofErr w:type="spellStart"/>
      <w:r w:rsidRPr="0021571C">
        <w:t>nullable</w:t>
      </w:r>
      <w:proofErr w:type="spellEnd"/>
      <w:r w:rsidRPr="0021571C">
        <w:t xml:space="preserve"> = false)</w:t>
      </w:r>
    </w:p>
    <w:p w:rsidR="00580D98" w:rsidRPr="0021571C" w:rsidRDefault="00580D98" w:rsidP="008A55CA">
      <w:r w:rsidRPr="0021571C">
        <w:tab/>
        <w:t>@</w:t>
      </w:r>
      <w:proofErr w:type="spellStart"/>
      <w:r w:rsidRPr="0021571C">
        <w:t>JsonBackReference</w:t>
      </w:r>
      <w:proofErr w:type="spellEnd"/>
    </w:p>
    <w:p w:rsidR="00580D98" w:rsidRPr="0021571C" w:rsidRDefault="00580D98" w:rsidP="008A55CA">
      <w:r w:rsidRPr="0021571C">
        <w:tab/>
        <w:t xml:space="preserve">Customer </w:t>
      </w:r>
      <w:proofErr w:type="spellStart"/>
      <w:r w:rsidRPr="0021571C">
        <w:t>customer</w:t>
      </w:r>
      <w:proofErr w:type="spellEnd"/>
      <w:r w:rsidRPr="0021571C">
        <w:t>;</w:t>
      </w:r>
    </w:p>
    <w:p w:rsidR="00580D98" w:rsidRDefault="00580D98" w:rsidP="008A55CA">
      <w:r>
        <w:rPr>
          <w:rFonts w:ascii="Consolas" w:hAnsi="Consolas" w:cs="Consolas"/>
          <w:sz w:val="20"/>
        </w:rPr>
        <w:tab/>
      </w:r>
    </w:p>
    <w:p w:rsidR="005F48F3" w:rsidRDefault="00580D98">
      <w:r>
        <w:t>}</w:t>
      </w:r>
    </w:p>
    <w:p w:rsidR="00580D98" w:rsidRDefault="00580D98"/>
    <w:p w:rsidR="0077510D" w:rsidRPr="00A65AC3" w:rsidRDefault="0077510D" w:rsidP="0077510D">
      <w:pPr>
        <w:pStyle w:val="ListParagraph"/>
        <w:numPr>
          <w:ilvl w:val="0"/>
          <w:numId w:val="52"/>
        </w:num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77510D" w:rsidRDefault="0077510D" w:rsidP="00362E42">
      <w:pPr>
        <w:pStyle w:val="StyleHeading114ptBoldUnderlineLeft"/>
      </w:pPr>
    </w:p>
    <w:p w:rsidR="00580D98" w:rsidRDefault="00580D98" w:rsidP="00580D98">
      <w:pPr>
        <w:pStyle w:val="StyleHeading114ptBoldUnderlineLeft"/>
      </w:pPr>
      <w:bookmarkStart w:id="57" w:name="_Toc477559296"/>
      <w:r w:rsidRPr="00EA03DE">
        <w:t>1</w:t>
      </w:r>
      <w:r>
        <w:t>.48–</w:t>
      </w:r>
      <w:r w:rsidRPr="00EA03DE">
        <w:t xml:space="preserve"> </w:t>
      </w:r>
      <w:r>
        <w:t>Do the following to the Investment   Class</w:t>
      </w:r>
      <w:bookmarkEnd w:id="57"/>
    </w:p>
    <w:p w:rsidR="00580D98" w:rsidRDefault="00580D98" w:rsidP="00580D98">
      <w:pPr>
        <w:pStyle w:val="StyleHeading114ptBoldUnderlineLeft"/>
      </w:pPr>
    </w:p>
    <w:p w:rsidR="00580D98" w:rsidRDefault="00580D98" w:rsidP="008A55CA">
      <w:pPr>
        <w:pStyle w:val="ListParagraph"/>
        <w:numPr>
          <w:ilvl w:val="0"/>
          <w:numId w:val="69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>
        <w:t>Generate Getter Setter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>
        <w:t>Generate Constructor using Fields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>
        <w:t>Generate toString</w:t>
      </w:r>
    </w:p>
    <w:p w:rsidR="00580D98" w:rsidRPr="00175BE1" w:rsidRDefault="00580D98" w:rsidP="008A55CA">
      <w:pPr>
        <w:pStyle w:val="ListParagraph"/>
        <w:numPr>
          <w:ilvl w:val="0"/>
          <w:numId w:val="69"/>
        </w:numPr>
      </w:pPr>
      <w:r w:rsidRPr="00175BE1">
        <w:t>hashCode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 w:rsidRPr="00175BE1">
        <w:t>equals</w:t>
      </w:r>
    </w:p>
    <w:p w:rsidR="00580D98" w:rsidRDefault="00580D98" w:rsidP="008A55CA">
      <w:pPr>
        <w:pStyle w:val="ListParagraph"/>
        <w:numPr>
          <w:ilvl w:val="0"/>
          <w:numId w:val="69"/>
        </w:numPr>
      </w:pPr>
      <w:r w:rsidRPr="00175BE1">
        <w:t>toString</w:t>
      </w:r>
    </w:p>
    <w:p w:rsidR="00580D98" w:rsidRDefault="00580D98" w:rsidP="00580D98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8" w:name="_Toc477559297"/>
      <w:r>
        <w:t xml:space="preserve">1.49--Create the </w:t>
      </w:r>
      <w:proofErr w:type="spellStart"/>
      <w:proofErr w:type="gramStart"/>
      <w:r>
        <w:t>InvestmentType</w:t>
      </w:r>
      <w:proofErr w:type="spellEnd"/>
      <w:r>
        <w:t xml:space="preserve">  class</w:t>
      </w:r>
      <w:proofErr w:type="gramEnd"/>
      <w:r>
        <w:t xml:space="preserve"> in the domain package</w:t>
      </w:r>
      <w:bookmarkEnd w:id="58"/>
    </w:p>
    <w:p w:rsidR="0005430B" w:rsidRDefault="0005430B" w:rsidP="00362E42">
      <w:pPr>
        <w:pStyle w:val="StyleHeading114ptBoldUnderlineLeft"/>
      </w:pPr>
    </w:p>
    <w:p w:rsidR="0005430B" w:rsidRDefault="0005430B" w:rsidP="00362E42">
      <w:pPr>
        <w:pStyle w:val="StyleHeading114ptBoldUnderlineLeft"/>
      </w:pPr>
    </w:p>
    <w:p w:rsidR="0005430B" w:rsidRPr="0021571C" w:rsidRDefault="0005430B" w:rsidP="008A55CA">
      <w:r w:rsidRPr="0021571C">
        <w:t>@Entity</w:t>
      </w:r>
    </w:p>
    <w:p w:rsidR="0005430B" w:rsidRPr="0021571C" w:rsidRDefault="0005430B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rsmortgage_investment_type</w:t>
      </w:r>
      <w:proofErr w:type="spellEnd"/>
      <w:r w:rsidRPr="0021571C">
        <w:t>")</w:t>
      </w:r>
    </w:p>
    <w:p w:rsidR="0005430B" w:rsidRPr="0021571C" w:rsidRDefault="0005430B" w:rsidP="008A55CA">
      <w:r w:rsidRPr="0021571C">
        <w:t>@</w:t>
      </w:r>
      <w:proofErr w:type="spellStart"/>
      <w:r w:rsidRPr="0021571C">
        <w:t>XmlRootElement</w:t>
      </w:r>
      <w:proofErr w:type="spellEnd"/>
    </w:p>
    <w:p w:rsidR="0005430B" w:rsidRPr="0021571C" w:rsidRDefault="0005430B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05430B" w:rsidRPr="0021571C" w:rsidRDefault="0005430B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InvestmentType</w:t>
      </w:r>
      <w:proofErr w:type="spellEnd"/>
      <w:r w:rsidRPr="0021571C">
        <w:t xml:space="preserve"> {</w:t>
      </w:r>
    </w:p>
    <w:p w:rsidR="0005430B" w:rsidRPr="0021571C" w:rsidRDefault="0005430B" w:rsidP="008A55CA"/>
    <w:p w:rsidR="0005430B" w:rsidRPr="0021571C" w:rsidRDefault="0005430B" w:rsidP="008A55CA">
      <w:r w:rsidRPr="0021571C">
        <w:tab/>
        <w:t>@Id</w:t>
      </w:r>
    </w:p>
    <w:p w:rsidR="0005430B" w:rsidRPr="0021571C" w:rsidRDefault="0005430B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05430B" w:rsidRPr="0021571C" w:rsidRDefault="0005430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05430B" w:rsidRPr="0021571C" w:rsidRDefault="0005430B" w:rsidP="008A55CA">
      <w:r w:rsidRPr="0021571C">
        <w:tab/>
      </w:r>
    </w:p>
    <w:p w:rsidR="0005430B" w:rsidRPr="0021571C" w:rsidRDefault="0005430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05430B" w:rsidRPr="0021571C" w:rsidRDefault="0005430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invetmentTypeName</w:t>
      </w:r>
      <w:proofErr w:type="spellEnd"/>
      <w:r w:rsidRPr="0021571C">
        <w:t>;</w:t>
      </w:r>
    </w:p>
    <w:p w:rsidR="0005430B" w:rsidRPr="0021571C" w:rsidRDefault="0005430B" w:rsidP="008A55CA">
      <w:r w:rsidRPr="0021571C">
        <w:tab/>
      </w:r>
    </w:p>
    <w:p w:rsidR="0005430B" w:rsidRPr="0021571C" w:rsidRDefault="0005430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05430B" w:rsidRPr="0021571C" w:rsidRDefault="0005430B" w:rsidP="008A55CA">
      <w:r w:rsidRPr="0021571C">
        <w:tab/>
      </w:r>
      <w:proofErr w:type="gramStart"/>
      <w:r w:rsidRPr="0021571C">
        <w:rPr>
          <w:b/>
          <w:bCs/>
        </w:rPr>
        <w:t>private</w:t>
      </w:r>
      <w:proofErr w:type="gramEnd"/>
      <w:r w:rsidRPr="0021571C">
        <w:t xml:space="preserve"> String </w:t>
      </w:r>
      <w:proofErr w:type="spellStart"/>
      <w:r w:rsidRPr="0021571C">
        <w:t>investmentTypeDescription</w:t>
      </w:r>
      <w:proofErr w:type="spellEnd"/>
      <w:r w:rsidRPr="0021571C">
        <w:t>;</w:t>
      </w:r>
    </w:p>
    <w:p w:rsidR="0005430B" w:rsidRPr="0021571C" w:rsidRDefault="0005430B" w:rsidP="008A55CA"/>
    <w:p w:rsidR="0005430B" w:rsidRPr="0021571C" w:rsidRDefault="0005430B" w:rsidP="008A55CA">
      <w:r w:rsidRPr="0021571C">
        <w:t>}</w:t>
      </w:r>
    </w:p>
    <w:p w:rsidR="0005430B" w:rsidRDefault="0005430B" w:rsidP="0005430B">
      <w:pPr>
        <w:pStyle w:val="StyleHeading114ptBoldUnderlineLeft"/>
      </w:pPr>
    </w:p>
    <w:p w:rsidR="0005430B" w:rsidRDefault="0005430B" w:rsidP="0005430B">
      <w:pPr>
        <w:pStyle w:val="StyleHeading114ptBoldUnderlineLeft"/>
      </w:pPr>
      <w:bookmarkStart w:id="59" w:name="_Toc477559298"/>
      <w:r w:rsidRPr="00EA03DE">
        <w:t>1</w:t>
      </w:r>
      <w:r>
        <w:t>.50–</w:t>
      </w:r>
      <w:r w:rsidRPr="00EA03DE">
        <w:t xml:space="preserve"> </w:t>
      </w:r>
      <w:r>
        <w:t xml:space="preserve">Do the following to the </w:t>
      </w:r>
      <w:proofErr w:type="spellStart"/>
      <w:r>
        <w:t>InvestmentType</w:t>
      </w:r>
      <w:proofErr w:type="spellEnd"/>
      <w:r>
        <w:t xml:space="preserve">   Class</w:t>
      </w:r>
      <w:bookmarkEnd w:id="59"/>
    </w:p>
    <w:p w:rsidR="0005430B" w:rsidRDefault="0005430B" w:rsidP="0005430B">
      <w:pPr>
        <w:pStyle w:val="StyleHeading114ptBoldUnderlineLeft"/>
      </w:pPr>
    </w:p>
    <w:p w:rsidR="0005430B" w:rsidRDefault="0005430B" w:rsidP="008A55CA">
      <w:pPr>
        <w:pStyle w:val="ListParagraph"/>
        <w:numPr>
          <w:ilvl w:val="0"/>
          <w:numId w:val="70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>
        <w:t>Generate Getter Setter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>
        <w:t>Generate Constructor using Fields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>
        <w:t>Generate toString</w:t>
      </w:r>
    </w:p>
    <w:p w:rsidR="0005430B" w:rsidRPr="00175BE1" w:rsidRDefault="0005430B" w:rsidP="008A55CA">
      <w:pPr>
        <w:pStyle w:val="ListParagraph"/>
        <w:numPr>
          <w:ilvl w:val="0"/>
          <w:numId w:val="70"/>
        </w:numPr>
      </w:pPr>
      <w:r w:rsidRPr="00175BE1">
        <w:t>hashCode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 w:rsidRPr="00175BE1">
        <w:t>equals</w:t>
      </w:r>
    </w:p>
    <w:p w:rsidR="0005430B" w:rsidRDefault="0005430B" w:rsidP="008A55CA">
      <w:pPr>
        <w:pStyle w:val="ListParagraph"/>
        <w:numPr>
          <w:ilvl w:val="0"/>
          <w:numId w:val="70"/>
        </w:numPr>
      </w:pPr>
      <w:r w:rsidRPr="00175BE1">
        <w:t>toString</w:t>
      </w:r>
    </w:p>
    <w:p w:rsidR="0005430B" w:rsidRDefault="0005430B" w:rsidP="0005430B">
      <w:pPr>
        <w:pStyle w:val="StyleHeading114ptBoldUnderlineLeft"/>
      </w:pPr>
    </w:p>
    <w:p w:rsidR="00A7521B" w:rsidRDefault="00A7521B" w:rsidP="00A7521B">
      <w:pPr>
        <w:pStyle w:val="StyleHeading114ptBoldUnderlineLeft"/>
      </w:pPr>
      <w:bookmarkStart w:id="60" w:name="_Toc477559299"/>
      <w:r>
        <w:t xml:space="preserve">1.51--Create the </w:t>
      </w:r>
      <w:proofErr w:type="gramStart"/>
      <w:r w:rsidR="006F3688">
        <w:t>Liability</w:t>
      </w:r>
      <w:r>
        <w:t xml:space="preserve">  Domain</w:t>
      </w:r>
      <w:proofErr w:type="gramEnd"/>
      <w:r>
        <w:t xml:space="preserve"> class in the domain package</w:t>
      </w:r>
      <w:bookmarkEnd w:id="60"/>
    </w:p>
    <w:p w:rsidR="00A7521B" w:rsidRDefault="00A7521B" w:rsidP="00362E42">
      <w:pPr>
        <w:pStyle w:val="StyleHeading114ptBoldUnderlineLeft"/>
      </w:pPr>
    </w:p>
    <w:p w:rsidR="00A7521B" w:rsidRPr="0021571C" w:rsidRDefault="00A7521B" w:rsidP="008A55CA">
      <w:r w:rsidRPr="0021571C">
        <w:t>@Entity</w:t>
      </w:r>
    </w:p>
    <w:p w:rsidR="00A7521B" w:rsidRPr="0021571C" w:rsidRDefault="00A7521B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rsmortgage_liability</w:t>
      </w:r>
      <w:proofErr w:type="spellEnd"/>
      <w:r w:rsidRPr="0021571C">
        <w:t>")</w:t>
      </w:r>
    </w:p>
    <w:p w:rsidR="00A7521B" w:rsidRPr="0021571C" w:rsidRDefault="00A7521B" w:rsidP="008A55CA">
      <w:r w:rsidRPr="0021571C">
        <w:t>@</w:t>
      </w:r>
      <w:proofErr w:type="spellStart"/>
      <w:r w:rsidRPr="0021571C">
        <w:t>XmlRootElement</w:t>
      </w:r>
      <w:proofErr w:type="spellEnd"/>
    </w:p>
    <w:p w:rsidR="00A7521B" w:rsidRPr="0021571C" w:rsidRDefault="00A7521B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A7521B" w:rsidRPr="0021571C" w:rsidRDefault="00A7521B" w:rsidP="008A55CA">
      <w:proofErr w:type="gramStart"/>
      <w:r w:rsidRPr="0021571C">
        <w:t>public</w:t>
      </w:r>
      <w:proofErr w:type="gramEnd"/>
      <w:r w:rsidRPr="0021571C">
        <w:t xml:space="preserve"> class Liability {</w:t>
      </w:r>
    </w:p>
    <w:p w:rsidR="00A7521B" w:rsidRPr="0021571C" w:rsidRDefault="00A7521B" w:rsidP="008A55CA"/>
    <w:p w:rsidR="00A7521B" w:rsidRPr="0021571C" w:rsidRDefault="00A7521B" w:rsidP="008A55CA">
      <w:r w:rsidRPr="0021571C">
        <w:tab/>
        <w:t>@Id</w:t>
      </w:r>
    </w:p>
    <w:p w:rsidR="00A7521B" w:rsidRPr="0021571C" w:rsidRDefault="00A7521B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A7521B" w:rsidRPr="0021571C" w:rsidRDefault="00A7521B" w:rsidP="008A55CA">
      <w:r w:rsidRPr="0021571C">
        <w:tab/>
      </w:r>
    </w:p>
    <w:p w:rsidR="00A7521B" w:rsidRPr="0021571C" w:rsidRDefault="00A7521B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date_from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fromDate</w:t>
      </w:r>
      <w:proofErr w:type="spellEnd"/>
      <w:r w:rsidRPr="0021571C">
        <w:t>;</w:t>
      </w:r>
    </w:p>
    <w:p w:rsidR="00A7521B" w:rsidRPr="0021571C" w:rsidRDefault="00A7521B" w:rsidP="008A55CA">
      <w:r w:rsidRPr="0021571C">
        <w:tab/>
      </w:r>
    </w:p>
    <w:p w:rsidR="00A7521B" w:rsidRPr="0021571C" w:rsidRDefault="00A7521B" w:rsidP="008A55CA">
      <w:r w:rsidRPr="0021571C">
        <w:tab/>
      </w:r>
      <w:proofErr w:type="gramStart"/>
      <w:r w:rsidRPr="0021571C">
        <w:t>@Temporal(</w:t>
      </w:r>
      <w:proofErr w:type="spellStart"/>
      <w:proofErr w:type="gramEnd"/>
      <w:r w:rsidRPr="0021571C">
        <w:t>TemporalType.DATE</w:t>
      </w:r>
      <w:proofErr w:type="spellEnd"/>
      <w:r w:rsidRPr="0021571C">
        <w:t>)</w:t>
      </w:r>
    </w:p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gramEnd"/>
      <w:r w:rsidRPr="0021571C">
        <w:t>name = "</w:t>
      </w:r>
      <w:proofErr w:type="spellStart"/>
      <w:r w:rsidRPr="0021571C">
        <w:t>maturity_date</w:t>
      </w:r>
      <w:proofErr w:type="spellEnd"/>
      <w:r w:rsidRPr="0021571C">
        <w:t xml:space="preserve">", unique = true, </w:t>
      </w:r>
      <w:proofErr w:type="spellStart"/>
      <w:r w:rsidRPr="0021571C">
        <w:t>nullable</w:t>
      </w:r>
      <w:proofErr w:type="spellEnd"/>
      <w:r w:rsidRPr="0021571C">
        <w:t xml:space="preserve"> = false, length = 10)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Date </w:t>
      </w:r>
      <w:proofErr w:type="spellStart"/>
      <w:r w:rsidRPr="0021571C">
        <w:t>dateMaturing</w:t>
      </w:r>
      <w:proofErr w:type="spellEnd"/>
      <w:r w:rsidRPr="0021571C">
        <w:t>;</w:t>
      </w:r>
    </w:p>
    <w:p w:rsidR="00A7521B" w:rsidRPr="0021571C" w:rsidRDefault="00A7521B" w:rsidP="008A55CA">
      <w:r w:rsidRPr="0021571C">
        <w:tab/>
      </w:r>
    </w:p>
    <w:p w:rsidR="00A7521B" w:rsidRPr="0021571C" w:rsidRDefault="00A7521B" w:rsidP="008A55CA">
      <w:r w:rsidRPr="0021571C">
        <w:tab/>
        <w:t>@</w:t>
      </w:r>
      <w:proofErr w:type="spellStart"/>
      <w:r w:rsidRPr="0021571C">
        <w:t>OneToOne</w:t>
      </w:r>
      <w:proofErr w:type="spellEnd"/>
    </w:p>
    <w:p w:rsidR="00A7521B" w:rsidRPr="0021571C" w:rsidRDefault="00A7521B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name="</w:t>
      </w:r>
      <w:proofErr w:type="spellStart"/>
      <w:r w:rsidRPr="0021571C">
        <w:t>liability_type_id</w:t>
      </w:r>
      <w:proofErr w:type="spellEnd"/>
      <w:r w:rsidRPr="0021571C">
        <w:t>")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LiabilityType</w:t>
      </w:r>
      <w:proofErr w:type="spellEnd"/>
      <w:r w:rsidRPr="0021571C">
        <w:t xml:space="preserve"> </w:t>
      </w:r>
      <w:proofErr w:type="spellStart"/>
      <w:r w:rsidRPr="0021571C">
        <w:t>investmentType</w:t>
      </w:r>
      <w:proofErr w:type="spellEnd"/>
      <w:r w:rsidRPr="0021571C">
        <w:t>;</w:t>
      </w:r>
    </w:p>
    <w:p w:rsidR="00A7521B" w:rsidRPr="0021571C" w:rsidRDefault="00A7521B" w:rsidP="008A55CA"/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proofErr w:type="spellStart"/>
      <w:r w:rsidRPr="0021571C">
        <w:t>originalTotalLiability</w:t>
      </w:r>
      <w:proofErr w:type="spellEnd"/>
      <w:r w:rsidRPr="0021571C">
        <w:t>;</w:t>
      </w:r>
    </w:p>
    <w:p w:rsidR="00A7521B" w:rsidRPr="0021571C" w:rsidRDefault="00A7521B" w:rsidP="008A55CA"/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double </w:t>
      </w:r>
      <w:proofErr w:type="spellStart"/>
      <w:r w:rsidRPr="0021571C">
        <w:t>currentTotalLiability</w:t>
      </w:r>
      <w:proofErr w:type="spellEnd"/>
      <w:r w:rsidRPr="0021571C">
        <w:t>;</w:t>
      </w:r>
    </w:p>
    <w:p w:rsidR="00A7521B" w:rsidRPr="0021571C" w:rsidRDefault="00A7521B" w:rsidP="008A55CA"/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r w:rsidRPr="0021571C">
        <w:tab/>
      </w:r>
      <w:proofErr w:type="spellStart"/>
      <w:r w:rsidRPr="0021571C">
        <w:t>paymentFrequency</w:t>
      </w:r>
      <w:proofErr w:type="spellEnd"/>
      <w:r w:rsidRPr="0021571C">
        <w:t>;</w:t>
      </w:r>
    </w:p>
    <w:p w:rsidR="00A7521B" w:rsidRPr="0021571C" w:rsidRDefault="00A7521B" w:rsidP="008A55CA">
      <w:r w:rsidRPr="0021571C">
        <w:tab/>
      </w:r>
    </w:p>
    <w:p w:rsidR="00A7521B" w:rsidRPr="0021571C" w:rsidRDefault="00A7521B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A7521B" w:rsidRPr="0021571C" w:rsidRDefault="00A7521B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float </w:t>
      </w:r>
      <w:r w:rsidRPr="0021571C">
        <w:tab/>
      </w:r>
      <w:proofErr w:type="spellStart"/>
      <w:r w:rsidRPr="0021571C">
        <w:t>periodEMI</w:t>
      </w:r>
      <w:proofErr w:type="spellEnd"/>
      <w:r w:rsidRPr="0021571C">
        <w:t>;</w:t>
      </w:r>
    </w:p>
    <w:p w:rsidR="00A7521B" w:rsidRPr="0021571C" w:rsidRDefault="00A7521B" w:rsidP="008A55CA">
      <w:r w:rsidRPr="0021571C">
        <w:tab/>
      </w:r>
    </w:p>
    <w:p w:rsidR="00A7521B" w:rsidRPr="0021571C" w:rsidRDefault="00A7521B" w:rsidP="008A55CA">
      <w:r w:rsidRPr="0021571C">
        <w:tab/>
      </w:r>
      <w:proofErr w:type="gramStart"/>
      <w:r w:rsidRPr="0021571C">
        <w:t>@</w:t>
      </w:r>
      <w:proofErr w:type="spellStart"/>
      <w:r w:rsidRPr="0021571C">
        <w:t>ManyToOne</w:t>
      </w:r>
      <w:proofErr w:type="spellEnd"/>
      <w:r w:rsidRPr="0021571C">
        <w:t>(</w:t>
      </w:r>
      <w:proofErr w:type="gramEnd"/>
      <w:r w:rsidRPr="0021571C">
        <w:t xml:space="preserve">fetch = </w:t>
      </w:r>
      <w:proofErr w:type="spellStart"/>
      <w:r w:rsidRPr="0021571C">
        <w:t>FetchType.LAZY</w:t>
      </w:r>
      <w:proofErr w:type="spellEnd"/>
      <w:r w:rsidRPr="0021571C">
        <w:t>)</w:t>
      </w:r>
    </w:p>
    <w:p w:rsidR="00A7521B" w:rsidRPr="0021571C" w:rsidRDefault="00A7521B" w:rsidP="008A55CA">
      <w:r w:rsidRPr="0021571C">
        <w:tab/>
      </w:r>
      <w:proofErr w:type="gramStart"/>
      <w:r w:rsidRPr="0021571C">
        <w:t>@</w:t>
      </w:r>
      <w:proofErr w:type="spellStart"/>
      <w:r w:rsidRPr="0021571C">
        <w:t>JoinColumn</w:t>
      </w:r>
      <w:proofErr w:type="spellEnd"/>
      <w:r w:rsidRPr="0021571C">
        <w:t>(</w:t>
      </w:r>
      <w:proofErr w:type="gramEnd"/>
      <w:r w:rsidRPr="0021571C">
        <w:t>name = "</w:t>
      </w:r>
      <w:proofErr w:type="spellStart"/>
      <w:r w:rsidRPr="0021571C">
        <w:t>customer_id</w:t>
      </w:r>
      <w:proofErr w:type="spellEnd"/>
      <w:r w:rsidRPr="0021571C">
        <w:t xml:space="preserve">", </w:t>
      </w:r>
      <w:proofErr w:type="spellStart"/>
      <w:r w:rsidRPr="0021571C">
        <w:t>nullable</w:t>
      </w:r>
      <w:proofErr w:type="spellEnd"/>
      <w:r w:rsidRPr="0021571C">
        <w:t xml:space="preserve"> = false)</w:t>
      </w:r>
    </w:p>
    <w:p w:rsidR="00A7521B" w:rsidRPr="0021571C" w:rsidRDefault="00A7521B" w:rsidP="008A55CA">
      <w:r w:rsidRPr="0021571C">
        <w:tab/>
        <w:t>@</w:t>
      </w:r>
      <w:proofErr w:type="spellStart"/>
      <w:r w:rsidRPr="0021571C">
        <w:t>JsonBackReference</w:t>
      </w:r>
      <w:proofErr w:type="spellEnd"/>
    </w:p>
    <w:p w:rsidR="00A7521B" w:rsidRPr="0021571C" w:rsidRDefault="00A7521B" w:rsidP="008A55CA">
      <w:r w:rsidRPr="0021571C">
        <w:tab/>
        <w:t xml:space="preserve">Customer </w:t>
      </w:r>
      <w:proofErr w:type="spellStart"/>
      <w:r w:rsidRPr="0021571C">
        <w:t>customer</w:t>
      </w:r>
      <w:proofErr w:type="spellEnd"/>
      <w:r w:rsidRPr="0021571C">
        <w:t>;</w:t>
      </w:r>
    </w:p>
    <w:p w:rsidR="00A7521B" w:rsidRPr="0021571C" w:rsidRDefault="00A7521B" w:rsidP="008A55CA"/>
    <w:p w:rsidR="00A7521B" w:rsidRPr="0021571C" w:rsidRDefault="00A7521B" w:rsidP="008A55CA">
      <w:r w:rsidRPr="0021571C">
        <w:t>}</w:t>
      </w:r>
    </w:p>
    <w:p w:rsidR="00A7521B" w:rsidRDefault="00A7521B" w:rsidP="00A7521B">
      <w:pPr>
        <w:pStyle w:val="StyleHeading114ptBoldUnderlineLeft"/>
      </w:pPr>
      <w:bookmarkStart w:id="61" w:name="_Toc477559300"/>
      <w:r w:rsidRPr="00EA03DE">
        <w:lastRenderedPageBreak/>
        <w:t>1</w:t>
      </w:r>
      <w:r>
        <w:t>.52–</w:t>
      </w:r>
      <w:r w:rsidRPr="00EA03DE">
        <w:t xml:space="preserve"> </w:t>
      </w:r>
      <w:r>
        <w:t>Do the following to the Liability   Class</w:t>
      </w:r>
      <w:bookmarkEnd w:id="61"/>
    </w:p>
    <w:p w:rsidR="00A7521B" w:rsidRDefault="00A7521B" w:rsidP="00A7521B">
      <w:pPr>
        <w:pStyle w:val="StyleHeading114ptBoldUnderlineLeft"/>
      </w:pPr>
    </w:p>
    <w:p w:rsidR="00A7521B" w:rsidRDefault="00A7521B" w:rsidP="008A55CA">
      <w:pPr>
        <w:pStyle w:val="ListParagraph"/>
        <w:numPr>
          <w:ilvl w:val="0"/>
          <w:numId w:val="71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>
        <w:t>Generate Getter Setter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>
        <w:t>Generate Constructor using Fields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>
        <w:t>Generate toString</w:t>
      </w:r>
    </w:p>
    <w:p w:rsidR="00A7521B" w:rsidRPr="00175BE1" w:rsidRDefault="00A7521B" w:rsidP="008A55CA">
      <w:pPr>
        <w:pStyle w:val="ListParagraph"/>
        <w:numPr>
          <w:ilvl w:val="0"/>
          <w:numId w:val="71"/>
        </w:numPr>
      </w:pPr>
      <w:r w:rsidRPr="00175BE1">
        <w:t>hashCode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 w:rsidRPr="00175BE1">
        <w:t>equals</w:t>
      </w:r>
    </w:p>
    <w:p w:rsidR="00A7521B" w:rsidRDefault="00A7521B" w:rsidP="008A55CA">
      <w:pPr>
        <w:pStyle w:val="ListParagraph"/>
        <w:numPr>
          <w:ilvl w:val="0"/>
          <w:numId w:val="71"/>
        </w:numPr>
      </w:pPr>
      <w:r w:rsidRPr="00175BE1">
        <w:t>toString</w:t>
      </w:r>
    </w:p>
    <w:p w:rsidR="00A7521B" w:rsidRDefault="00A7521B" w:rsidP="00A7521B">
      <w:pPr>
        <w:pStyle w:val="StyleHeading114ptBoldUnderlineLeft"/>
      </w:pPr>
    </w:p>
    <w:p w:rsidR="00920568" w:rsidRDefault="00920568" w:rsidP="00920568">
      <w:pPr>
        <w:pStyle w:val="StyleHeading114ptBoldUnderlineLeft"/>
      </w:pPr>
      <w:bookmarkStart w:id="62" w:name="_Toc477559301"/>
      <w:r>
        <w:t>1.5</w:t>
      </w:r>
      <w:r w:rsidR="001D607D">
        <w:t>3</w:t>
      </w:r>
      <w:r>
        <w:t xml:space="preserve">--Create the </w:t>
      </w:r>
      <w:proofErr w:type="spellStart"/>
      <w:proofErr w:type="gramStart"/>
      <w:r>
        <w:t>LiabilityType</w:t>
      </w:r>
      <w:proofErr w:type="spellEnd"/>
      <w:r>
        <w:t xml:space="preserve">  Domain</w:t>
      </w:r>
      <w:proofErr w:type="gramEnd"/>
      <w:r>
        <w:t xml:space="preserve"> class in the domain package</w:t>
      </w:r>
      <w:bookmarkEnd w:id="62"/>
    </w:p>
    <w:p w:rsidR="00920568" w:rsidRDefault="00920568" w:rsidP="00362E42">
      <w:pPr>
        <w:pStyle w:val="StyleHeading114ptBoldUnderlineLeft"/>
      </w:pPr>
    </w:p>
    <w:p w:rsidR="00920568" w:rsidRPr="0021571C" w:rsidRDefault="00920568" w:rsidP="008A55CA">
      <w:r w:rsidRPr="0021571C">
        <w:t>@Entity</w:t>
      </w:r>
    </w:p>
    <w:p w:rsidR="00920568" w:rsidRPr="0021571C" w:rsidRDefault="00920568" w:rsidP="008A55CA">
      <w:proofErr w:type="gramStart"/>
      <w:r w:rsidRPr="0021571C">
        <w:t>@Table(</w:t>
      </w:r>
      <w:proofErr w:type="gramEnd"/>
      <w:r w:rsidRPr="0021571C">
        <w:t>name = "</w:t>
      </w:r>
      <w:proofErr w:type="spellStart"/>
      <w:r w:rsidRPr="0021571C">
        <w:t>rsmortgage_liability_type</w:t>
      </w:r>
      <w:proofErr w:type="spellEnd"/>
      <w:r w:rsidRPr="0021571C">
        <w:t>")</w:t>
      </w:r>
    </w:p>
    <w:p w:rsidR="00920568" w:rsidRPr="0021571C" w:rsidRDefault="00920568" w:rsidP="008A55CA">
      <w:r w:rsidRPr="0021571C">
        <w:t>@</w:t>
      </w:r>
      <w:proofErr w:type="spellStart"/>
      <w:r w:rsidRPr="0021571C">
        <w:t>XmlRootElement</w:t>
      </w:r>
      <w:proofErr w:type="spellEnd"/>
    </w:p>
    <w:p w:rsidR="00920568" w:rsidRPr="0021571C" w:rsidRDefault="00920568" w:rsidP="008A55CA">
      <w:proofErr w:type="gramStart"/>
      <w:r w:rsidRPr="0021571C">
        <w:t>@</w:t>
      </w:r>
      <w:proofErr w:type="spellStart"/>
      <w:r w:rsidRPr="0021571C">
        <w:t>XmlAccessorType</w:t>
      </w:r>
      <w:proofErr w:type="spellEnd"/>
      <w:r w:rsidRPr="0021571C">
        <w:t>(</w:t>
      </w:r>
      <w:proofErr w:type="spellStart"/>
      <w:proofErr w:type="gramEnd"/>
      <w:r w:rsidRPr="0021571C">
        <w:t>XmlAccessType.FIELD</w:t>
      </w:r>
      <w:proofErr w:type="spellEnd"/>
      <w:r w:rsidRPr="0021571C">
        <w:t>)</w:t>
      </w:r>
    </w:p>
    <w:p w:rsidR="00920568" w:rsidRPr="0021571C" w:rsidRDefault="00920568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LiabilityType</w:t>
      </w:r>
      <w:proofErr w:type="spellEnd"/>
      <w:r w:rsidRPr="0021571C">
        <w:t xml:space="preserve"> {</w:t>
      </w:r>
    </w:p>
    <w:p w:rsidR="00920568" w:rsidRPr="0021571C" w:rsidRDefault="00920568" w:rsidP="008A55CA"/>
    <w:p w:rsidR="00920568" w:rsidRPr="0021571C" w:rsidRDefault="00920568" w:rsidP="008A55CA">
      <w:r w:rsidRPr="0021571C">
        <w:tab/>
        <w:t>@Id</w:t>
      </w:r>
    </w:p>
    <w:p w:rsidR="00920568" w:rsidRPr="0021571C" w:rsidRDefault="00920568" w:rsidP="008A55CA">
      <w:r w:rsidRPr="0021571C">
        <w:tab/>
      </w:r>
      <w:proofErr w:type="gramStart"/>
      <w:r w:rsidRPr="0021571C">
        <w:t>@</w:t>
      </w:r>
      <w:proofErr w:type="spellStart"/>
      <w:r w:rsidRPr="0021571C">
        <w:t>GeneratedValue</w:t>
      </w:r>
      <w:proofErr w:type="spellEnd"/>
      <w:r w:rsidRPr="0021571C">
        <w:t>(</w:t>
      </w:r>
      <w:proofErr w:type="gramEnd"/>
      <w:r w:rsidRPr="0021571C">
        <w:t xml:space="preserve">strategy = </w:t>
      </w:r>
      <w:proofErr w:type="spellStart"/>
      <w:r w:rsidRPr="0021571C">
        <w:t>GenerationType.AUTO</w:t>
      </w:r>
      <w:proofErr w:type="spellEnd"/>
      <w:r w:rsidRPr="0021571C">
        <w:t>)</w:t>
      </w:r>
    </w:p>
    <w:p w:rsidR="00920568" w:rsidRPr="0021571C" w:rsidRDefault="0092056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long id;</w:t>
      </w:r>
    </w:p>
    <w:p w:rsidR="00920568" w:rsidRPr="0021571C" w:rsidRDefault="00920568" w:rsidP="008A55CA">
      <w:r w:rsidRPr="0021571C">
        <w:tab/>
      </w:r>
    </w:p>
    <w:p w:rsidR="00920568" w:rsidRPr="0021571C" w:rsidRDefault="00920568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920568" w:rsidRPr="0021571C" w:rsidRDefault="0092056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liabilityTypeName</w:t>
      </w:r>
      <w:proofErr w:type="spellEnd"/>
      <w:r w:rsidRPr="0021571C">
        <w:t>;</w:t>
      </w:r>
    </w:p>
    <w:p w:rsidR="00920568" w:rsidRPr="0021571C" w:rsidRDefault="00920568" w:rsidP="008A55CA">
      <w:r w:rsidRPr="0021571C">
        <w:tab/>
      </w:r>
    </w:p>
    <w:p w:rsidR="00920568" w:rsidRPr="0021571C" w:rsidRDefault="00920568" w:rsidP="008A55CA">
      <w:r w:rsidRPr="0021571C">
        <w:tab/>
      </w:r>
      <w:proofErr w:type="gramStart"/>
      <w:r w:rsidRPr="0021571C">
        <w:t>@Column(</w:t>
      </w:r>
      <w:proofErr w:type="spellStart"/>
      <w:proofErr w:type="gramEnd"/>
      <w:r w:rsidRPr="0021571C">
        <w:t>nullable</w:t>
      </w:r>
      <w:proofErr w:type="spellEnd"/>
      <w:r w:rsidRPr="0021571C">
        <w:t xml:space="preserve"> = false)</w:t>
      </w:r>
    </w:p>
    <w:p w:rsidR="00920568" w:rsidRDefault="00920568" w:rsidP="008A55CA">
      <w:r w:rsidRPr="0021571C">
        <w:tab/>
      </w:r>
      <w:proofErr w:type="gramStart"/>
      <w:r w:rsidRPr="0021571C">
        <w:t>private</w:t>
      </w:r>
      <w:proofErr w:type="gramEnd"/>
      <w:r w:rsidRPr="0021571C">
        <w:t xml:space="preserve"> String </w:t>
      </w:r>
      <w:proofErr w:type="spellStart"/>
      <w:r w:rsidRPr="0021571C">
        <w:t>liabilityTypeDescription</w:t>
      </w:r>
      <w:proofErr w:type="spellEnd"/>
      <w:r w:rsidRPr="0021571C">
        <w:t>;</w:t>
      </w:r>
    </w:p>
    <w:p w:rsidR="00920568" w:rsidRDefault="00920568" w:rsidP="008A55CA"/>
    <w:p w:rsidR="00920568" w:rsidRPr="0021571C" w:rsidRDefault="00920568" w:rsidP="008A55CA">
      <w:r>
        <w:t>}</w:t>
      </w:r>
    </w:p>
    <w:p w:rsidR="00920568" w:rsidRDefault="00920568" w:rsidP="00920568">
      <w:pPr>
        <w:pStyle w:val="StyleHeading114ptBoldUnderlineLeft"/>
      </w:pPr>
    </w:p>
    <w:p w:rsidR="001D607D" w:rsidRDefault="001D607D" w:rsidP="001D607D">
      <w:pPr>
        <w:pStyle w:val="StyleHeading114ptBoldUnderlineLeft"/>
      </w:pPr>
      <w:bookmarkStart w:id="63" w:name="_Toc477559302"/>
      <w:r w:rsidRPr="00EA03DE">
        <w:t>1</w:t>
      </w:r>
      <w:r>
        <w:t>.54–</w:t>
      </w:r>
      <w:r w:rsidRPr="00EA03DE">
        <w:t xml:space="preserve"> </w:t>
      </w:r>
      <w:r>
        <w:t xml:space="preserve">Do the following to the </w:t>
      </w:r>
      <w:proofErr w:type="spellStart"/>
      <w:r>
        <w:t>LiabilityType</w:t>
      </w:r>
      <w:proofErr w:type="spellEnd"/>
      <w:r>
        <w:t xml:space="preserve">   Class</w:t>
      </w:r>
      <w:bookmarkEnd w:id="63"/>
    </w:p>
    <w:p w:rsidR="001D607D" w:rsidRDefault="001D607D" w:rsidP="001D607D">
      <w:pPr>
        <w:pStyle w:val="StyleHeading114ptBoldUnderlineLeft"/>
      </w:pPr>
    </w:p>
    <w:p w:rsidR="001D607D" w:rsidRDefault="001D607D" w:rsidP="008A55CA">
      <w:pPr>
        <w:pStyle w:val="ListParagraph"/>
        <w:numPr>
          <w:ilvl w:val="0"/>
          <w:numId w:val="72"/>
        </w:numPr>
      </w:pPr>
      <w:r>
        <w:t xml:space="preserve">Press </w:t>
      </w:r>
      <w:proofErr w:type="spellStart"/>
      <w:r>
        <w:t>CTRL+Shift+O</w:t>
      </w:r>
      <w:proofErr w:type="spellEnd"/>
      <w:r>
        <w:t xml:space="preserve"> [Command + Shift + O in Mac] to import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>
        <w:t xml:space="preserve">Choose </w:t>
      </w:r>
      <w:proofErr w:type="spellStart"/>
      <w:r>
        <w:t>java.persistence</w:t>
      </w:r>
      <w:proofErr w:type="spellEnd"/>
      <w:r>
        <w:t xml:space="preserve"> package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>
        <w:t>Generate Getter Setter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>
        <w:t>Generate Constructor using Fields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>
        <w:t>Generate toString</w:t>
      </w:r>
    </w:p>
    <w:p w:rsidR="001D607D" w:rsidRPr="00175BE1" w:rsidRDefault="001D607D" w:rsidP="008A55CA">
      <w:pPr>
        <w:pStyle w:val="ListParagraph"/>
        <w:numPr>
          <w:ilvl w:val="0"/>
          <w:numId w:val="72"/>
        </w:numPr>
      </w:pPr>
      <w:r w:rsidRPr="00175BE1">
        <w:t>hashCode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 w:rsidRPr="00175BE1">
        <w:t>equals</w:t>
      </w:r>
    </w:p>
    <w:p w:rsidR="001D607D" w:rsidRDefault="001D607D" w:rsidP="008A55CA">
      <w:pPr>
        <w:pStyle w:val="ListParagraph"/>
        <w:numPr>
          <w:ilvl w:val="0"/>
          <w:numId w:val="72"/>
        </w:numPr>
      </w:pPr>
      <w:r w:rsidRPr="00175BE1">
        <w:t>toString</w:t>
      </w:r>
    </w:p>
    <w:p w:rsidR="001D607D" w:rsidRDefault="001D607D" w:rsidP="00920568">
      <w:pPr>
        <w:pStyle w:val="StyleHeading114ptBoldUnderlineLeft"/>
      </w:pPr>
    </w:p>
    <w:p w:rsidR="00EB6F93" w:rsidRDefault="00EB6F93" w:rsidP="00EB6F93">
      <w:pPr>
        <w:pStyle w:val="StyleHeading114ptBoldUnderlineLeft"/>
      </w:pPr>
      <w:bookmarkStart w:id="64" w:name="_Toc477559303"/>
      <w:r>
        <w:t xml:space="preserve">1.55--Create the </w:t>
      </w:r>
      <w:proofErr w:type="spellStart"/>
      <w:r w:rsidRPr="0021571C">
        <w:t>RestAPIExceptionInfo</w:t>
      </w:r>
      <w:proofErr w:type="spellEnd"/>
      <w:r>
        <w:rPr>
          <w:rFonts w:ascii="Consolas" w:hAnsi="Consolas" w:cs="Consolas"/>
          <w:sz w:val="20"/>
          <w:u w:val="single"/>
        </w:rPr>
        <w:t xml:space="preserve"> </w:t>
      </w:r>
      <w:r>
        <w:t>class in the domain package</w:t>
      </w:r>
      <w:bookmarkEnd w:id="64"/>
    </w:p>
    <w:p w:rsidR="00EB6F93" w:rsidRDefault="00EB6F93" w:rsidP="00EB6F93">
      <w:pPr>
        <w:pStyle w:val="StyleHeading114ptBoldUnderlineLeft"/>
      </w:pPr>
    </w:p>
    <w:p w:rsidR="00EB6F93" w:rsidRPr="0021571C" w:rsidRDefault="00EB6F93" w:rsidP="008A55CA"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com.rollingstone.domain</w:t>
      </w:r>
      <w:proofErr w:type="spellEnd"/>
      <w:r w:rsidRPr="0021571C">
        <w:t>;</w:t>
      </w:r>
    </w:p>
    <w:p w:rsidR="00EB6F93" w:rsidRPr="0021571C" w:rsidRDefault="00EB6F93" w:rsidP="008A55CA"/>
    <w:p w:rsidR="00EB6F93" w:rsidRPr="0021571C" w:rsidRDefault="00EB6F93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javax.xml.bind.annotation.XmlRootElement</w:t>
      </w:r>
      <w:proofErr w:type="spellEnd"/>
      <w:r w:rsidRPr="0021571C">
        <w:t>;</w:t>
      </w:r>
    </w:p>
    <w:p w:rsidR="00EB6F93" w:rsidRPr="0021571C" w:rsidRDefault="00EB6F93" w:rsidP="008A55CA"/>
    <w:p w:rsidR="00EB6F93" w:rsidRPr="0021571C" w:rsidRDefault="00EB6F93" w:rsidP="008A55CA">
      <w:r w:rsidRPr="0021571C">
        <w:t>/*</w:t>
      </w:r>
    </w:p>
    <w:p w:rsidR="00EB6F93" w:rsidRPr="0021571C" w:rsidRDefault="00EB6F93" w:rsidP="008A55CA">
      <w:r w:rsidRPr="0021571C">
        <w:t xml:space="preserve"> * A sample class for adding error information in the response</w:t>
      </w:r>
    </w:p>
    <w:p w:rsidR="00EB6F93" w:rsidRPr="0021571C" w:rsidRDefault="00EB6F93" w:rsidP="008A55CA">
      <w:r w:rsidRPr="0021571C">
        <w:t xml:space="preserve"> */</w:t>
      </w:r>
    </w:p>
    <w:p w:rsidR="00EB6F93" w:rsidRPr="0021571C" w:rsidRDefault="00EB6F93" w:rsidP="008A55CA">
      <w:r w:rsidRPr="0021571C">
        <w:t>@</w:t>
      </w:r>
      <w:proofErr w:type="spellStart"/>
      <w:r w:rsidRPr="0021571C">
        <w:t>XmlRootElement</w:t>
      </w:r>
      <w:proofErr w:type="spellEnd"/>
    </w:p>
    <w:p w:rsidR="00EB6F93" w:rsidRPr="0021571C" w:rsidRDefault="00EB6F93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RestAPIExceptionInfo</w:t>
      </w:r>
      <w:proofErr w:type="spellEnd"/>
      <w:r w:rsidRPr="0021571C">
        <w:t xml:space="preserve"> {</w:t>
      </w:r>
    </w:p>
    <w:p w:rsidR="00EB6F93" w:rsidRPr="0021571C" w:rsidRDefault="00EB6F93" w:rsidP="008A55CA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detail;</w:t>
      </w:r>
    </w:p>
    <w:p w:rsidR="00EB6F93" w:rsidRPr="0021571C" w:rsidRDefault="00EB6F93" w:rsidP="008A55CA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final String message;</w:t>
      </w:r>
    </w:p>
    <w:p w:rsidR="00EB6F93" w:rsidRPr="0021571C" w:rsidRDefault="00EB6F93" w:rsidP="008A55CA"/>
    <w:p w:rsidR="00EB6F93" w:rsidRPr="0021571C" w:rsidRDefault="00EB6F93" w:rsidP="008A55CA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</w:t>
      </w:r>
      <w:proofErr w:type="spellStart"/>
      <w:r w:rsidRPr="0021571C">
        <w:t>RestAPIExceptionInfo</w:t>
      </w:r>
      <w:proofErr w:type="spellEnd"/>
      <w:r w:rsidRPr="0021571C">
        <w:t>(Exception ex, String detail) {</w:t>
      </w:r>
    </w:p>
    <w:p w:rsidR="00EB6F93" w:rsidRPr="0021571C" w:rsidRDefault="00EB6F93" w:rsidP="008A55CA">
      <w:r w:rsidRPr="0021571C">
        <w:t xml:space="preserve">        </w:t>
      </w:r>
      <w:proofErr w:type="spellStart"/>
      <w:r w:rsidRPr="0021571C">
        <w:t>this.message</w:t>
      </w:r>
      <w:proofErr w:type="spellEnd"/>
      <w:r w:rsidRPr="0021571C">
        <w:t xml:space="preserve"> = </w:t>
      </w:r>
      <w:proofErr w:type="spellStart"/>
      <w:proofErr w:type="gramStart"/>
      <w:r w:rsidRPr="0021571C">
        <w:t>ex.getLocalizedMessage</w:t>
      </w:r>
      <w:proofErr w:type="spellEnd"/>
      <w:r w:rsidRPr="0021571C">
        <w:t>(</w:t>
      </w:r>
      <w:proofErr w:type="gramEnd"/>
      <w:r w:rsidRPr="0021571C">
        <w:t>);</w:t>
      </w:r>
    </w:p>
    <w:p w:rsidR="00EB6F93" w:rsidRPr="0021571C" w:rsidRDefault="00EB6F93" w:rsidP="008A55CA">
      <w:r w:rsidRPr="0021571C">
        <w:t xml:space="preserve">        </w:t>
      </w:r>
      <w:proofErr w:type="spellStart"/>
      <w:r w:rsidRPr="0021571C">
        <w:t>this.detail</w:t>
      </w:r>
      <w:proofErr w:type="spellEnd"/>
      <w:r w:rsidRPr="0021571C">
        <w:t xml:space="preserve"> = detail;</w:t>
      </w:r>
    </w:p>
    <w:p w:rsidR="00EB6F93" w:rsidRPr="0021571C" w:rsidRDefault="00EB6F93" w:rsidP="008A55CA">
      <w:r w:rsidRPr="0021571C">
        <w:t xml:space="preserve">    }</w:t>
      </w:r>
    </w:p>
    <w:p w:rsidR="00EB6F93" w:rsidRPr="0021571C" w:rsidRDefault="00EB6F93" w:rsidP="008A55CA">
      <w:r w:rsidRPr="0021571C">
        <w:t>}</w:t>
      </w:r>
    </w:p>
    <w:p w:rsidR="00EB6F93" w:rsidRDefault="00EB6F93" w:rsidP="00EB6F93">
      <w:pPr>
        <w:pStyle w:val="StyleHeading114ptBoldUnderlineLeft"/>
      </w:pPr>
    </w:p>
    <w:p w:rsidR="005C2679" w:rsidRDefault="005C267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F73DC" w:rsidRDefault="008F73DC">
      <w:pPr>
        <w:pStyle w:val="StyleHeading114ptBoldUnderlineLeft"/>
      </w:pPr>
      <w:bookmarkStart w:id="65" w:name="_Toc477559304"/>
      <w:r w:rsidRPr="00EA03DE">
        <w:lastRenderedPageBreak/>
        <w:t>1</w:t>
      </w:r>
      <w:r w:rsidR="00E377FF">
        <w:t>.</w:t>
      </w:r>
      <w:r w:rsidR="00B24464">
        <w:t>56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HTTP400Exception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5"/>
    </w:p>
    <w:p w:rsidR="00AB46EF" w:rsidRDefault="00AB46EF" w:rsidP="001710BD">
      <w:pPr>
        <w:pStyle w:val="h1"/>
        <w:rPr>
          <w:b/>
          <w:bCs/>
        </w:rPr>
      </w:pPr>
    </w:p>
    <w:p w:rsidR="00AB46EF" w:rsidRPr="00AB46EF" w:rsidRDefault="00AB46EF">
      <w:proofErr w:type="gramStart"/>
      <w:r w:rsidRPr="00AB46EF">
        <w:t>package</w:t>
      </w:r>
      <w:proofErr w:type="gramEnd"/>
      <w:r w:rsidRPr="00AB46EF">
        <w:t xml:space="preserve"> </w:t>
      </w:r>
      <w:proofErr w:type="spellStart"/>
      <w:r w:rsidRPr="00AB46EF">
        <w:t>com.rollingstone.exception</w:t>
      </w:r>
      <w:proofErr w:type="spellEnd"/>
      <w:r w:rsidRPr="00AB46EF">
        <w:t>;</w:t>
      </w:r>
    </w:p>
    <w:p w:rsidR="00AB46EF" w:rsidRPr="00AB46EF" w:rsidRDefault="00AB46EF"/>
    <w:p w:rsidR="00AB46EF" w:rsidRPr="00AB46EF" w:rsidRDefault="00AB46EF">
      <w:r w:rsidRPr="00AB46EF">
        <w:t>/**</w:t>
      </w:r>
    </w:p>
    <w:p w:rsidR="00AB46EF" w:rsidRPr="00AB46EF" w:rsidRDefault="00AB46EF">
      <w:r w:rsidRPr="00AB46EF">
        <w:t xml:space="preserve"> * </w:t>
      </w:r>
      <w:proofErr w:type="gramStart"/>
      <w:r w:rsidRPr="00AB46EF">
        <w:t>for</w:t>
      </w:r>
      <w:proofErr w:type="gramEnd"/>
      <w:r w:rsidRPr="00AB46EF">
        <w:t xml:space="preserve"> HTTP 400 Bad Request errors</w:t>
      </w:r>
    </w:p>
    <w:p w:rsidR="00AB46EF" w:rsidRPr="00AB46EF" w:rsidRDefault="00AB46EF">
      <w:r w:rsidRPr="00AB46EF">
        <w:t xml:space="preserve"> */</w:t>
      </w:r>
    </w:p>
    <w:p w:rsidR="00AB46EF" w:rsidRPr="00AB46EF" w:rsidRDefault="00AB46EF">
      <w:proofErr w:type="gramStart"/>
      <w:r w:rsidRPr="00AB46EF">
        <w:t>public</w:t>
      </w:r>
      <w:proofErr w:type="gramEnd"/>
      <w:r w:rsidRPr="00AB46EF">
        <w:t xml:space="preserve"> final class HTTP400Exception extends </w:t>
      </w:r>
      <w:proofErr w:type="spellStart"/>
      <w:r w:rsidRPr="00AB46EF">
        <w:t>RuntimeException</w:t>
      </w:r>
      <w:proofErr w:type="spellEnd"/>
      <w:r w:rsidRPr="00AB46EF">
        <w:t xml:space="preserve"> {</w:t>
      </w:r>
    </w:p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message, </w:t>
      </w:r>
      <w:proofErr w:type="spellStart"/>
      <w:r w:rsidRPr="00AB46EF">
        <w:t>Throwable</w:t>
      </w:r>
      <w:proofErr w:type="spellEnd"/>
      <w:r w:rsidRPr="00AB46EF">
        <w:t xml:space="preserve">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message, cause);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HTTP400Exception(String message)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message);</w:t>
      </w:r>
    </w:p>
    <w:p w:rsidR="00AB46EF" w:rsidRPr="00AB46EF" w:rsidRDefault="00AB46EF">
      <w:r w:rsidRPr="00AB46EF">
        <w:t xml:space="preserve">    }</w:t>
      </w:r>
    </w:p>
    <w:p w:rsidR="00AB46EF" w:rsidRPr="00AB46EF" w:rsidRDefault="00AB46EF"/>
    <w:p w:rsidR="00AB46EF" w:rsidRPr="00AB46EF" w:rsidRDefault="00AB46EF">
      <w:r w:rsidRPr="00AB46EF">
        <w:t xml:space="preserve">    </w:t>
      </w:r>
      <w:proofErr w:type="gramStart"/>
      <w:r w:rsidRPr="00AB46EF">
        <w:t>public</w:t>
      </w:r>
      <w:proofErr w:type="gramEnd"/>
      <w:r w:rsidRPr="00AB46EF">
        <w:t xml:space="preserve"> HTTP400Exception(</w:t>
      </w:r>
      <w:proofErr w:type="spellStart"/>
      <w:r w:rsidRPr="00AB46EF">
        <w:t>Throwable</w:t>
      </w:r>
      <w:proofErr w:type="spellEnd"/>
      <w:r w:rsidRPr="00AB46EF">
        <w:t xml:space="preserve"> cause) {</w:t>
      </w:r>
    </w:p>
    <w:p w:rsidR="00AB46EF" w:rsidRPr="00AB46EF" w:rsidRDefault="00AB46EF">
      <w:r w:rsidRPr="00AB46EF">
        <w:t xml:space="preserve">        </w:t>
      </w:r>
      <w:proofErr w:type="gramStart"/>
      <w:r w:rsidRPr="00AB46EF">
        <w:t>super(</w:t>
      </w:r>
      <w:proofErr w:type="gramEnd"/>
      <w:r w:rsidRPr="00AB46EF">
        <w:t>cause);</w:t>
      </w:r>
    </w:p>
    <w:p w:rsidR="00AB46EF" w:rsidRPr="00AB46EF" w:rsidRDefault="00AB46EF">
      <w:r w:rsidRPr="00AB46EF">
        <w:t xml:space="preserve">    }</w:t>
      </w:r>
    </w:p>
    <w:p w:rsidR="00AB46EF" w:rsidRPr="001710BD" w:rsidRDefault="00AB46EF" w:rsidP="008A55CA">
      <w:r w:rsidRPr="001710BD">
        <w:t>}</w:t>
      </w:r>
    </w:p>
    <w:p w:rsidR="00AB46EF" w:rsidRDefault="00AB46EF" w:rsidP="001710BD">
      <w:pPr>
        <w:pStyle w:val="h1"/>
        <w:rPr>
          <w:b/>
          <w:bCs/>
        </w:rPr>
      </w:pPr>
    </w:p>
    <w:p w:rsidR="00AB46EF" w:rsidRDefault="00AB46EF">
      <w:r>
        <w:rPr>
          <w:b/>
          <w:bCs/>
        </w:rPr>
        <w:br w:type="page"/>
      </w:r>
    </w:p>
    <w:p w:rsidR="00AB46EF" w:rsidRDefault="00AB46EF" w:rsidP="00AB46EF">
      <w:pPr>
        <w:pStyle w:val="StyleHeading114ptBoldUnderlineLeft"/>
      </w:pPr>
      <w:bookmarkStart w:id="66" w:name="_Toc477559305"/>
      <w:r w:rsidRPr="00EA03DE">
        <w:lastRenderedPageBreak/>
        <w:t>1</w:t>
      </w:r>
      <w:r>
        <w:t>.</w:t>
      </w:r>
      <w:r w:rsidR="00B24464">
        <w:t>57</w:t>
      </w:r>
      <w:r>
        <w:t>–</w:t>
      </w:r>
      <w:r w:rsidRPr="00EA03DE">
        <w:t xml:space="preserve"> </w:t>
      </w:r>
      <w:r>
        <w:t xml:space="preserve">Generate </w:t>
      </w:r>
      <w:r w:rsidRPr="008F73DC">
        <w:t>HTTP40</w:t>
      </w:r>
      <w:r>
        <w:t>4</w:t>
      </w:r>
      <w:r w:rsidRPr="008F73DC">
        <w:t>Exception</w:t>
      </w:r>
      <w:r>
        <w:t xml:space="preserve"> </w:t>
      </w:r>
      <w:r w:rsidRPr="00EA03DE">
        <w:t xml:space="preserve">in the </w:t>
      </w:r>
      <w:r>
        <w:t>exception</w:t>
      </w:r>
      <w:r w:rsidRPr="00EA03DE">
        <w:t xml:space="preserve"> package</w:t>
      </w:r>
      <w:bookmarkEnd w:id="66"/>
    </w:p>
    <w:p w:rsidR="00AB46EF" w:rsidRDefault="00AB46EF" w:rsidP="00AB46EF">
      <w:pPr>
        <w:pStyle w:val="StyleHeading114ptBoldUnderlineLeft"/>
      </w:pPr>
    </w:p>
    <w:p w:rsidR="00AB46EF" w:rsidRDefault="00AB46EF" w:rsidP="00AB46EF">
      <w:pPr>
        <w:pStyle w:val="StyleHeading114ptBoldUnderlineLeft"/>
      </w:pPr>
    </w:p>
    <w:p w:rsidR="00AB46EF" w:rsidRPr="001710BD" w:rsidRDefault="00AB46EF">
      <w:proofErr w:type="gramStart"/>
      <w:r w:rsidRPr="002612E3">
        <w:t>package</w:t>
      </w:r>
      <w:proofErr w:type="gramEnd"/>
      <w:r w:rsidRPr="002612E3">
        <w:t xml:space="preserve"> </w:t>
      </w:r>
      <w:proofErr w:type="spellStart"/>
      <w:r w:rsidRPr="002612E3">
        <w:t>com.rollingstone.exception</w:t>
      </w:r>
      <w:proofErr w:type="spellEnd"/>
      <w:r w:rsidRPr="002612E3">
        <w:t>;</w:t>
      </w:r>
    </w:p>
    <w:p w:rsidR="00AB46EF" w:rsidRPr="001710BD" w:rsidRDefault="00AB46EF"/>
    <w:p w:rsidR="00AB46EF" w:rsidRPr="001710BD" w:rsidRDefault="00AB46EF">
      <w:r w:rsidRPr="001710BD">
        <w:t>/**</w:t>
      </w:r>
    </w:p>
    <w:p w:rsidR="00AB46EF" w:rsidRPr="001710BD" w:rsidRDefault="00AB46EF">
      <w:r w:rsidRPr="001710BD">
        <w:t xml:space="preserve"> * For HTTP 404 Not </w:t>
      </w:r>
      <w:proofErr w:type="gramStart"/>
      <w:r w:rsidRPr="001710BD">
        <w:t>Found</w:t>
      </w:r>
      <w:proofErr w:type="gramEnd"/>
      <w:r w:rsidRPr="001710BD">
        <w:t xml:space="preserve"> </w:t>
      </w:r>
      <w:proofErr w:type="spellStart"/>
      <w:r w:rsidRPr="001710BD">
        <w:t>errros</w:t>
      </w:r>
      <w:proofErr w:type="spellEnd"/>
    </w:p>
    <w:p w:rsidR="00AB46EF" w:rsidRPr="001710BD" w:rsidRDefault="00AB46EF">
      <w:r w:rsidRPr="001710BD">
        <w:t xml:space="preserve"> */</w:t>
      </w:r>
    </w:p>
    <w:p w:rsidR="00AB46EF" w:rsidRPr="001710BD" w:rsidRDefault="00AB46EF">
      <w:proofErr w:type="gramStart"/>
      <w:r w:rsidRPr="001710BD">
        <w:t>public</w:t>
      </w:r>
      <w:proofErr w:type="gramEnd"/>
      <w:r w:rsidRPr="001710BD">
        <w:t xml:space="preserve"> class HTTP404Exception extends </w:t>
      </w:r>
      <w:proofErr w:type="spellStart"/>
      <w:r w:rsidRPr="001710BD">
        <w:t>RuntimeException</w:t>
      </w:r>
      <w:proofErr w:type="spellEnd"/>
      <w:r w:rsidRPr="001710BD">
        <w:t xml:space="preserve"> {</w:t>
      </w:r>
    </w:p>
    <w:p w:rsidR="00AB46EF" w:rsidRPr="001710BD" w:rsidRDefault="00AB46EF">
      <w:r w:rsidRPr="001710BD">
        <w:t xml:space="preserve">    /**</w:t>
      </w:r>
    </w:p>
    <w:p w:rsidR="00AB46EF" w:rsidRPr="001710BD" w:rsidRDefault="00AB46EF">
      <w:r w:rsidRPr="001710BD">
        <w:tab/>
        <w:t xml:space="preserve"> * </w:t>
      </w:r>
    </w:p>
    <w:p w:rsidR="00AB46EF" w:rsidRPr="001710BD" w:rsidRDefault="00AB46EF">
      <w:r w:rsidRPr="001710BD">
        <w:tab/>
        <w:t xml:space="preserve"> */</w:t>
      </w:r>
    </w:p>
    <w:p w:rsidR="00AB46EF" w:rsidRPr="001710BD" w:rsidRDefault="00AB46EF">
      <w:r w:rsidRPr="001710BD">
        <w:tab/>
      </w:r>
      <w:proofErr w:type="gramStart"/>
      <w:r w:rsidRPr="001710BD">
        <w:t>private</w:t>
      </w:r>
      <w:proofErr w:type="gramEnd"/>
      <w:r w:rsidRPr="001710BD">
        <w:t xml:space="preserve"> static final long </w:t>
      </w:r>
      <w:proofErr w:type="spellStart"/>
      <w:r w:rsidRPr="001710BD">
        <w:t>serialVersionUID</w:t>
      </w:r>
      <w:proofErr w:type="spellEnd"/>
      <w:r w:rsidRPr="001710BD">
        <w:t xml:space="preserve"> = 1L;</w:t>
      </w:r>
    </w:p>
    <w:p w:rsidR="00AB46EF" w:rsidRPr="001710BD" w:rsidRDefault="00AB46EF"/>
    <w:p w:rsidR="00AB46EF" w:rsidRPr="001710BD" w:rsidRDefault="00AB46EF">
      <w:r w:rsidRPr="001710BD">
        <w:tab/>
      </w:r>
      <w:proofErr w:type="gramStart"/>
      <w:r w:rsidRPr="001710BD">
        <w:t>public</w:t>
      </w:r>
      <w:proofErr w:type="gramEnd"/>
      <w:r w:rsidRPr="001710BD">
        <w:t xml:space="preserve"> HTTP404Exception()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message, </w:t>
      </w:r>
      <w:proofErr w:type="spellStart"/>
      <w:r w:rsidRPr="001710BD">
        <w:t>Throwable</w:t>
      </w:r>
      <w:proofErr w:type="spellEnd"/>
      <w:r w:rsidRPr="001710BD">
        <w:t xml:space="preserve">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message, 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HTTP404Exception(String message)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message);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HTTP404Exception(</w:t>
      </w:r>
      <w:proofErr w:type="spellStart"/>
      <w:r w:rsidRPr="001710BD">
        <w:t>Throwable</w:t>
      </w:r>
      <w:proofErr w:type="spellEnd"/>
      <w:r w:rsidRPr="001710BD">
        <w:t xml:space="preserve"> cause) {</w:t>
      </w:r>
    </w:p>
    <w:p w:rsidR="00AB46EF" w:rsidRPr="001710BD" w:rsidRDefault="00AB46EF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cause);</w:t>
      </w:r>
    </w:p>
    <w:p w:rsidR="00AB46EF" w:rsidRPr="001710BD" w:rsidRDefault="00AB46EF">
      <w:r w:rsidRPr="001710BD">
        <w:t xml:space="preserve">    }</w:t>
      </w:r>
    </w:p>
    <w:p w:rsidR="00AB46EF" w:rsidRPr="001710BD" w:rsidRDefault="00AB46EF"/>
    <w:p w:rsidR="00AB46EF" w:rsidRPr="001710BD" w:rsidRDefault="00AB46EF">
      <w:r w:rsidRPr="001710BD">
        <w:t>}</w:t>
      </w:r>
    </w:p>
    <w:p w:rsidR="00AB46EF" w:rsidRDefault="00AB46EF" w:rsidP="001710BD"/>
    <w:p w:rsidR="00AB46EF" w:rsidRDefault="00AB46EF" w:rsidP="00AB46EF">
      <w:pPr>
        <w:pStyle w:val="StyleHeading114ptBoldUnderlineLeft"/>
      </w:pPr>
    </w:p>
    <w:p w:rsidR="005F7B93" w:rsidRDefault="005F7B93">
      <w:r>
        <w:rPr>
          <w:b/>
          <w:bCs/>
        </w:rPr>
        <w:br w:type="page"/>
      </w:r>
    </w:p>
    <w:p w:rsidR="005F7B93" w:rsidRDefault="005F7B93" w:rsidP="005F7B93">
      <w:pPr>
        <w:pStyle w:val="StyleHeading114ptBoldUnderlineLeft"/>
      </w:pPr>
      <w:bookmarkStart w:id="67" w:name="_Toc477559306"/>
      <w:r w:rsidRPr="00EA03DE">
        <w:lastRenderedPageBreak/>
        <w:t>1</w:t>
      </w:r>
      <w:r>
        <w:t>.</w:t>
      </w:r>
      <w:r w:rsidR="00B24464">
        <w:t>58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>
        <w:t>DAOInterface</w:t>
      </w:r>
      <w:proofErr w:type="spellEnd"/>
      <w:r>
        <w:t xml:space="preserve"> in the </w:t>
      </w:r>
      <w:proofErr w:type="spellStart"/>
      <w:proofErr w:type="gramStart"/>
      <w:r>
        <w:t>dao.jpa</w:t>
      </w:r>
      <w:proofErr w:type="spellEnd"/>
      <w:r>
        <w:t xml:space="preserve"> </w:t>
      </w:r>
      <w:r w:rsidRPr="00EA03DE">
        <w:t xml:space="preserve"> package</w:t>
      </w:r>
      <w:bookmarkEnd w:id="67"/>
      <w:proofErr w:type="gramEnd"/>
    </w:p>
    <w:p w:rsidR="005F7B93" w:rsidRDefault="005F7B93" w:rsidP="005F7B93">
      <w:pPr>
        <w:pStyle w:val="StyleHeading114ptBoldUnderlineLeft"/>
      </w:pPr>
    </w:p>
    <w:p w:rsidR="007E175B" w:rsidRPr="0021571C" w:rsidRDefault="007E175B"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com.rollingstone.dao.jpa</w:t>
      </w:r>
      <w:proofErr w:type="spellEnd"/>
      <w:r w:rsidRPr="0021571C">
        <w:t>;</w:t>
      </w:r>
    </w:p>
    <w:p w:rsidR="007E175B" w:rsidRPr="0021571C" w:rsidRDefault="007E175B"/>
    <w:p w:rsidR="007E175B" w:rsidRPr="0021571C" w:rsidRDefault="007E175B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org.springframework.data.domain.Page</w:t>
      </w:r>
      <w:proofErr w:type="spellEnd"/>
      <w:r w:rsidRPr="0021571C">
        <w:t>;</w:t>
      </w:r>
    </w:p>
    <w:p w:rsidR="007E175B" w:rsidRPr="0021571C" w:rsidRDefault="007E175B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org.springframework.data.domain.Pageable</w:t>
      </w:r>
      <w:proofErr w:type="spellEnd"/>
      <w:r w:rsidRPr="0021571C">
        <w:t>;</w:t>
      </w:r>
    </w:p>
    <w:p w:rsidR="007E175B" w:rsidRPr="0021571C" w:rsidRDefault="007E175B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org.springframework.data.repository.PagingAndSortingRepository</w:t>
      </w:r>
      <w:proofErr w:type="spellEnd"/>
      <w:r w:rsidRPr="0021571C">
        <w:t>;</w:t>
      </w:r>
    </w:p>
    <w:p w:rsidR="007E175B" w:rsidRPr="0021571C" w:rsidRDefault="007E175B"/>
    <w:p w:rsidR="007E175B" w:rsidRPr="0021571C" w:rsidRDefault="007E175B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com.rollingstone.domain.Customer</w:t>
      </w:r>
      <w:proofErr w:type="spellEnd"/>
      <w:r w:rsidRPr="0021571C">
        <w:t>;</w:t>
      </w:r>
    </w:p>
    <w:p w:rsidR="007E175B" w:rsidRPr="0021571C" w:rsidRDefault="007E175B"/>
    <w:p w:rsidR="007E175B" w:rsidRPr="0021571C" w:rsidRDefault="007E175B">
      <w:proofErr w:type="gramStart"/>
      <w:r w:rsidRPr="0021571C">
        <w:t>public</w:t>
      </w:r>
      <w:proofErr w:type="gramEnd"/>
      <w:r w:rsidRPr="0021571C">
        <w:t xml:space="preserve"> interface </w:t>
      </w:r>
      <w:proofErr w:type="spellStart"/>
      <w:r w:rsidRPr="0021571C">
        <w:t>RsMortgageCustomerRepository</w:t>
      </w:r>
      <w:proofErr w:type="spellEnd"/>
      <w:r w:rsidRPr="0021571C">
        <w:t xml:space="preserve"> extends </w:t>
      </w:r>
      <w:proofErr w:type="spellStart"/>
      <w:r w:rsidRPr="0021571C">
        <w:t>PagingAndSortingRepository</w:t>
      </w:r>
      <w:proofErr w:type="spellEnd"/>
      <w:r w:rsidRPr="0021571C">
        <w:t>&lt;Customer, Long&gt; {</w:t>
      </w:r>
    </w:p>
    <w:p w:rsidR="007E175B" w:rsidRPr="0021571C" w:rsidRDefault="007E175B">
      <w:r w:rsidRPr="0021571C">
        <w:t xml:space="preserve">    Customer </w:t>
      </w:r>
      <w:proofErr w:type="spellStart"/>
      <w:proofErr w:type="gramStart"/>
      <w:r w:rsidRPr="0021571C">
        <w:t>findCustomerByRating</w:t>
      </w:r>
      <w:proofErr w:type="spellEnd"/>
      <w:r w:rsidRPr="0021571C">
        <w:t>(</w:t>
      </w:r>
      <w:proofErr w:type="gramEnd"/>
      <w:r w:rsidRPr="0021571C">
        <w:t>int rating);</w:t>
      </w:r>
    </w:p>
    <w:p w:rsidR="007E175B" w:rsidRPr="0021571C" w:rsidRDefault="007E175B">
      <w:r w:rsidRPr="0021571C">
        <w:t xml:space="preserve">    Page </w:t>
      </w:r>
      <w:proofErr w:type="spellStart"/>
      <w:proofErr w:type="gramStart"/>
      <w:r w:rsidRPr="0021571C">
        <w:t>findAll</w:t>
      </w:r>
      <w:proofErr w:type="spellEnd"/>
      <w:r w:rsidRPr="0021571C">
        <w:t>(</w:t>
      </w:r>
      <w:proofErr w:type="spellStart"/>
      <w:proofErr w:type="gramEnd"/>
      <w:r w:rsidRPr="0021571C">
        <w:t>Pageable</w:t>
      </w:r>
      <w:proofErr w:type="spellEnd"/>
      <w:r w:rsidRPr="0021571C">
        <w:t xml:space="preserve"> </w:t>
      </w:r>
      <w:proofErr w:type="spellStart"/>
      <w:r w:rsidRPr="0021571C">
        <w:t>pageable</w:t>
      </w:r>
      <w:proofErr w:type="spellEnd"/>
      <w:r w:rsidRPr="0021571C">
        <w:t>);</w:t>
      </w:r>
    </w:p>
    <w:p w:rsidR="007E175B" w:rsidRPr="0021571C" w:rsidRDefault="007E175B">
      <w:r w:rsidRPr="0021571C">
        <w:t>}</w:t>
      </w:r>
    </w:p>
    <w:p w:rsidR="00B90997" w:rsidRDefault="00B90997" w:rsidP="001710BD">
      <w:pPr>
        <w:pStyle w:val="h1"/>
        <w:rPr>
          <w:b/>
          <w:bCs/>
        </w:rPr>
      </w:pPr>
    </w:p>
    <w:p w:rsidR="00B90997" w:rsidRDefault="00B90997">
      <w:r>
        <w:rPr>
          <w:b/>
          <w:bCs/>
        </w:rPr>
        <w:br w:type="page"/>
      </w:r>
    </w:p>
    <w:p w:rsidR="00B90997" w:rsidRDefault="00B90997" w:rsidP="00B90997">
      <w:pPr>
        <w:pStyle w:val="StyleHeading114ptBoldUnderlineLeft"/>
      </w:pPr>
      <w:bookmarkStart w:id="68" w:name="_Toc477559307"/>
      <w:r w:rsidRPr="00EA03DE">
        <w:lastRenderedPageBreak/>
        <w:t>1</w:t>
      </w:r>
      <w:r>
        <w:t>.</w:t>
      </w:r>
      <w:r w:rsidR="00AF62E7">
        <w:t>59</w:t>
      </w:r>
      <w:r>
        <w:t>–</w:t>
      </w:r>
      <w:r w:rsidRPr="00EA03DE">
        <w:t xml:space="preserve"> </w:t>
      </w:r>
      <w:r>
        <w:t xml:space="preserve">Generate Service class in the </w:t>
      </w:r>
      <w:proofErr w:type="gramStart"/>
      <w:r>
        <w:t xml:space="preserve">service </w:t>
      </w:r>
      <w:r w:rsidRPr="00EA03DE">
        <w:t xml:space="preserve"> package</w:t>
      </w:r>
      <w:bookmarkEnd w:id="68"/>
      <w:proofErr w:type="gramEnd"/>
    </w:p>
    <w:p w:rsidR="00B90997" w:rsidRDefault="00B90997" w:rsidP="00B90997">
      <w:pPr>
        <w:pStyle w:val="StyleHeading114ptBoldUnderlineLeft"/>
      </w:pPr>
    </w:p>
    <w:p w:rsidR="00AF62E7" w:rsidRPr="0021571C" w:rsidRDefault="00AF62E7">
      <w:pPr>
        <w:rPr>
          <w:b/>
          <w:bCs/>
        </w:rPr>
      </w:pPr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com.rollingstone.service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java.util.ArrayList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java.util.List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org.slf4j.Logger;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org.slf4j.LoggerFactory;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org.springframework.beans.factory.annotation.Autowired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org.springframework.boot.actuate.metrics.CounterService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org.springframework.boot.actuate.metrics.GaugeService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org.springframework.data.domain.Page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org.springframework.data.domain.PageRequest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org.springframework.stereotype.Service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com.rollingstone.dao.jpa.RsMortgageCustomerRepository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com.rollingstone.domain.Customer</w:t>
      </w:r>
      <w:proofErr w:type="spellEnd"/>
      <w:r w:rsidRPr="0021571C">
        <w:t>;</w:t>
      </w:r>
    </w:p>
    <w:p w:rsidR="00AF62E7" w:rsidRPr="0021571C" w:rsidDel="008A55CA" w:rsidRDefault="00AF62E7">
      <w:pPr>
        <w:rPr>
          <w:del w:id="69" w:author="Caree2" w:date="2017-04-30T09:07:00Z"/>
          <w:b/>
          <w:bCs/>
        </w:rPr>
      </w:pPr>
      <w:del w:id="70" w:author="Caree2" w:date="2017-04-30T09:07:00Z">
        <w:r w:rsidRPr="0021571C" w:rsidDel="008A55CA">
          <w:delText>import com.rollingstone.domain.User;</w:delText>
        </w:r>
      </w:del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>/*</w:t>
      </w:r>
    </w:p>
    <w:p w:rsidR="00AF62E7" w:rsidRPr="0021571C" w:rsidRDefault="00AF62E7">
      <w:pPr>
        <w:rPr>
          <w:b/>
          <w:bCs/>
        </w:rPr>
      </w:pPr>
      <w:r w:rsidRPr="0021571C">
        <w:t xml:space="preserve"> * Service class to do CRUD for </w:t>
      </w:r>
      <w:del w:id="71" w:author="Caree2" w:date="2017-04-30T09:07:00Z">
        <w:r w:rsidRPr="0021571C" w:rsidDel="008A55CA">
          <w:delText xml:space="preserve">User </w:delText>
        </w:r>
      </w:del>
      <w:ins w:id="72" w:author="Caree2" w:date="2017-04-30T09:07:00Z">
        <w:r w:rsidR="008A55CA">
          <w:t>Customer</w:t>
        </w:r>
        <w:r w:rsidR="008A55CA" w:rsidRPr="0021571C">
          <w:t xml:space="preserve"> </w:t>
        </w:r>
      </w:ins>
      <w:r w:rsidRPr="0021571C">
        <w:t>and Address through JPS Repository</w:t>
      </w:r>
    </w:p>
    <w:p w:rsidR="00AF62E7" w:rsidRPr="0021571C" w:rsidRDefault="00AF62E7">
      <w:pPr>
        <w:rPr>
          <w:b/>
          <w:bCs/>
        </w:rPr>
      </w:pPr>
      <w:r w:rsidRPr="0021571C">
        <w:t xml:space="preserve"> */</w:t>
      </w:r>
    </w:p>
    <w:p w:rsidR="00AF62E7" w:rsidRPr="0021571C" w:rsidRDefault="00AF62E7">
      <w:pPr>
        <w:rPr>
          <w:b/>
          <w:bCs/>
        </w:rPr>
      </w:pPr>
      <w:r w:rsidRPr="0021571C">
        <w:t>@Service</w:t>
      </w:r>
    </w:p>
    <w:p w:rsidR="00AF62E7" w:rsidRPr="0021571C" w:rsidRDefault="00AF62E7">
      <w:pPr>
        <w:rPr>
          <w:b/>
          <w:bCs/>
        </w:rPr>
      </w:pPr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RsMortgageCustomerService</w:t>
      </w:r>
      <w:proofErr w:type="spellEnd"/>
      <w:r w:rsidRPr="0021571C">
        <w:t xml:space="preserve"> {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private</w:t>
      </w:r>
      <w:proofErr w:type="gramEnd"/>
      <w:r w:rsidRPr="0021571C">
        <w:t xml:space="preserve"> static final Logger log = </w:t>
      </w:r>
      <w:proofErr w:type="spellStart"/>
      <w:r w:rsidRPr="0021571C">
        <w:t>LoggerFactory.getLogger</w:t>
      </w:r>
      <w:proofErr w:type="spellEnd"/>
      <w:r w:rsidRPr="0021571C">
        <w:t>(</w:t>
      </w:r>
      <w:proofErr w:type="spellStart"/>
      <w:r w:rsidRPr="0021571C">
        <w:t>RsMortgageCustomerService.class</w:t>
      </w:r>
      <w:proofErr w:type="spellEnd"/>
      <w:r w:rsidRPr="0021571C">
        <w:t>);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@</w:t>
      </w:r>
      <w:proofErr w:type="spellStart"/>
      <w:r w:rsidRPr="0021571C">
        <w:t>Autowired</w:t>
      </w:r>
      <w:proofErr w:type="spellEnd"/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private</w:t>
      </w:r>
      <w:proofErr w:type="gramEnd"/>
      <w:r w:rsidRPr="0021571C">
        <w:t xml:space="preserve"> </w:t>
      </w:r>
      <w:proofErr w:type="spellStart"/>
      <w:r w:rsidRPr="0021571C">
        <w:t>RsMortgageCustomerRepository</w:t>
      </w:r>
      <w:proofErr w:type="spellEnd"/>
      <w:r w:rsidRPr="0021571C">
        <w:t xml:space="preserve"> </w:t>
      </w:r>
      <w:proofErr w:type="spellStart"/>
      <w:r w:rsidRPr="0021571C">
        <w:t>customerRepository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@</w:t>
      </w:r>
      <w:proofErr w:type="spellStart"/>
      <w:r w:rsidRPr="0021571C">
        <w:t>Autowired</w:t>
      </w:r>
      <w:proofErr w:type="spellEnd"/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spellStart"/>
      <w:r w:rsidRPr="0021571C">
        <w:t>CounterService</w:t>
      </w:r>
      <w:proofErr w:type="spellEnd"/>
      <w:r w:rsidRPr="0021571C">
        <w:t xml:space="preserve"> </w:t>
      </w:r>
      <w:proofErr w:type="spellStart"/>
      <w:proofErr w:type="gramStart"/>
      <w:r w:rsidRPr="0021571C">
        <w:t>counterService</w:t>
      </w:r>
      <w:proofErr w:type="spellEnd"/>
      <w:proofErr w:type="gram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@</w:t>
      </w:r>
      <w:proofErr w:type="spellStart"/>
      <w:r w:rsidRPr="0021571C">
        <w:t>Autowired</w:t>
      </w:r>
      <w:proofErr w:type="spellEnd"/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spellStart"/>
      <w:r w:rsidRPr="0021571C">
        <w:t>GaugeService</w:t>
      </w:r>
      <w:proofErr w:type="spellEnd"/>
      <w:r w:rsidRPr="0021571C">
        <w:t xml:space="preserve"> </w:t>
      </w:r>
      <w:proofErr w:type="spellStart"/>
      <w:r w:rsidRPr="0021571C">
        <w:t>gaugeService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</w:t>
      </w:r>
      <w:proofErr w:type="spellStart"/>
      <w:r w:rsidRPr="0021571C">
        <w:t>RsMortgageCustomerService</w:t>
      </w:r>
      <w:proofErr w:type="spellEnd"/>
      <w:r w:rsidRPr="0021571C">
        <w:t>() {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Customer </w:t>
      </w:r>
      <w:proofErr w:type="spellStart"/>
      <w:r w:rsidRPr="0021571C">
        <w:t>createCustomer</w:t>
      </w:r>
      <w:proofErr w:type="spellEnd"/>
      <w:r w:rsidRPr="0021571C">
        <w:t>(Customer customer) 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gramStart"/>
      <w:r w:rsidRPr="0021571C">
        <w:t>if</w:t>
      </w:r>
      <w:proofErr w:type="gramEnd"/>
      <w:r w:rsidRPr="0021571C">
        <w:t xml:space="preserve"> (</w:t>
      </w:r>
      <w:proofErr w:type="spellStart"/>
      <w:r w:rsidRPr="0021571C">
        <w:t>customer.getDateOfBirth</w:t>
      </w:r>
      <w:proofErr w:type="spellEnd"/>
      <w:r w:rsidRPr="0021571C">
        <w:t>() != null){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r w:rsidRPr="0021571C">
        <w:tab/>
      </w:r>
      <w:proofErr w:type="gramStart"/>
      <w:r w:rsidRPr="0021571C">
        <w:t>log.info(</w:t>
      </w:r>
      <w:proofErr w:type="gramEnd"/>
      <w:r w:rsidRPr="0021571C">
        <w:t>"Customer Date of Birth :"+</w:t>
      </w:r>
      <w:proofErr w:type="spellStart"/>
      <w:r w:rsidRPr="0021571C">
        <w:t>customer.getDateOfBirth</w:t>
      </w:r>
      <w:proofErr w:type="spellEnd"/>
      <w:r w:rsidRPr="0021571C">
        <w:t>());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gramStart"/>
      <w:r w:rsidRPr="0021571C">
        <w:t>}else</w:t>
      </w:r>
      <w:proofErr w:type="gramEnd"/>
      <w:r w:rsidRPr="0021571C">
        <w:t xml:space="preserve"> 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r w:rsidRPr="0021571C">
        <w:tab/>
      </w:r>
      <w:proofErr w:type="gramStart"/>
      <w:r w:rsidRPr="0021571C">
        <w:t>log.info(</w:t>
      </w:r>
      <w:proofErr w:type="gramEnd"/>
      <w:r w:rsidRPr="0021571C">
        <w:t>"Customer Date of Birth is null :");</w:t>
      </w:r>
    </w:p>
    <w:p w:rsidR="00AF62E7" w:rsidRPr="0021571C" w:rsidRDefault="00AF62E7">
      <w:pPr>
        <w:rPr>
          <w:b/>
          <w:bCs/>
        </w:rPr>
      </w:pPr>
      <w:r w:rsidRPr="0021571C">
        <w:lastRenderedPageBreak/>
        <w:t xml:space="preserve">    </w:t>
      </w:r>
      <w:r w:rsidRPr="0021571C">
        <w:tab/>
        <w:t>}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gramStart"/>
      <w:r w:rsidRPr="0021571C">
        <w:t>if</w:t>
      </w:r>
      <w:proofErr w:type="gramEnd"/>
      <w:r w:rsidRPr="0021571C">
        <w:t xml:space="preserve"> (</w:t>
      </w:r>
      <w:proofErr w:type="spellStart"/>
      <w:r w:rsidRPr="0021571C">
        <w:t>customer.getDateOfBirth</w:t>
      </w:r>
      <w:proofErr w:type="spellEnd"/>
      <w:r w:rsidRPr="0021571C">
        <w:t>() != null){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r w:rsidRPr="0021571C">
        <w:tab/>
      </w:r>
      <w:proofErr w:type="gramStart"/>
      <w:r w:rsidRPr="0021571C">
        <w:t>log.info(</w:t>
      </w:r>
      <w:proofErr w:type="gramEnd"/>
      <w:r w:rsidRPr="0021571C">
        <w:t>"Customer Date of Birth :"+</w:t>
      </w:r>
      <w:proofErr w:type="spellStart"/>
      <w:r w:rsidRPr="0021571C">
        <w:t>customer.getDateOfBirth</w:t>
      </w:r>
      <w:proofErr w:type="spellEnd"/>
      <w:r w:rsidRPr="0021571C">
        <w:t>());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gramStart"/>
      <w:r w:rsidRPr="0021571C">
        <w:t>}else</w:t>
      </w:r>
      <w:proofErr w:type="gramEnd"/>
      <w:r w:rsidRPr="0021571C">
        <w:t xml:space="preserve"> 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r w:rsidRPr="0021571C">
        <w:tab/>
      </w:r>
      <w:proofErr w:type="gramStart"/>
      <w:r w:rsidRPr="0021571C">
        <w:t>log.info(</w:t>
      </w:r>
      <w:proofErr w:type="gramEnd"/>
      <w:r w:rsidRPr="0021571C">
        <w:t>"Customer Date of Birth is null :");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  <w:t>}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gramStart"/>
      <w:r w:rsidRPr="0021571C">
        <w:t>return</w:t>
      </w:r>
      <w:proofErr w:type="gramEnd"/>
      <w:r w:rsidRPr="0021571C">
        <w:t xml:space="preserve"> </w:t>
      </w:r>
      <w:proofErr w:type="spellStart"/>
      <w:r w:rsidRPr="0021571C">
        <w:t>customerRepository.save</w:t>
      </w:r>
      <w:proofErr w:type="spellEnd"/>
      <w:r w:rsidRPr="0021571C">
        <w:t>(customer);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Customer </w:t>
      </w:r>
      <w:proofErr w:type="spellStart"/>
      <w:r w:rsidRPr="0021571C">
        <w:t>getCustomer</w:t>
      </w:r>
      <w:proofErr w:type="spellEnd"/>
      <w:r w:rsidRPr="0021571C">
        <w:t>(long id) {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gramStart"/>
      <w:r w:rsidRPr="0021571C">
        <w:t>return</w:t>
      </w:r>
      <w:proofErr w:type="gramEnd"/>
      <w:r w:rsidRPr="0021571C">
        <w:t xml:space="preserve"> </w:t>
      </w:r>
      <w:proofErr w:type="spellStart"/>
      <w:r w:rsidRPr="0021571C">
        <w:t>customerRepository.findOne</w:t>
      </w:r>
      <w:proofErr w:type="spellEnd"/>
      <w:r w:rsidRPr="0021571C">
        <w:t>(id);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void </w:t>
      </w:r>
      <w:proofErr w:type="spellStart"/>
      <w:r w:rsidRPr="0021571C">
        <w:t>updateCustomer</w:t>
      </w:r>
      <w:proofErr w:type="spellEnd"/>
      <w:r w:rsidRPr="0021571C">
        <w:t>(Customer customer) 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spellStart"/>
      <w:proofErr w:type="gramStart"/>
      <w:r w:rsidRPr="0021571C">
        <w:t>customerRepository.save</w:t>
      </w:r>
      <w:proofErr w:type="spellEnd"/>
      <w:r w:rsidRPr="0021571C">
        <w:t>(</w:t>
      </w:r>
      <w:proofErr w:type="gramEnd"/>
      <w:r w:rsidRPr="0021571C">
        <w:t>customer);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void </w:t>
      </w:r>
      <w:proofErr w:type="spellStart"/>
      <w:r w:rsidRPr="0021571C">
        <w:t>deleteCustomer</w:t>
      </w:r>
      <w:proofErr w:type="spellEnd"/>
      <w:r w:rsidRPr="0021571C">
        <w:t>(Long id) {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spellStart"/>
      <w:proofErr w:type="gramStart"/>
      <w:r w:rsidRPr="0021571C">
        <w:t>customerRepository.delete</w:t>
      </w:r>
      <w:proofErr w:type="spellEnd"/>
      <w:r w:rsidRPr="0021571C">
        <w:t>(</w:t>
      </w:r>
      <w:proofErr w:type="gramEnd"/>
      <w:r w:rsidRPr="0021571C">
        <w:t>id);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//http://goo.gl/7fxvVf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Page&lt;Customer&gt; </w:t>
      </w:r>
      <w:proofErr w:type="spellStart"/>
      <w:r w:rsidRPr="0021571C">
        <w:t>getAllCustomersByPage</w:t>
      </w:r>
      <w:proofErr w:type="spellEnd"/>
      <w:r w:rsidRPr="0021571C">
        <w:t>(Integer page, Integer size) {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Page </w:t>
      </w:r>
      <w:proofErr w:type="spellStart"/>
      <w:r w:rsidRPr="0021571C">
        <w:t>pageOfCustomers</w:t>
      </w:r>
      <w:proofErr w:type="spellEnd"/>
      <w:r w:rsidRPr="0021571C">
        <w:t xml:space="preserve"> = </w:t>
      </w:r>
      <w:proofErr w:type="spellStart"/>
      <w:proofErr w:type="gramStart"/>
      <w:r w:rsidRPr="0021571C">
        <w:t>customerRepository.findAll</w:t>
      </w:r>
      <w:proofErr w:type="spellEnd"/>
      <w:r w:rsidRPr="0021571C">
        <w:t>(</w:t>
      </w:r>
      <w:proofErr w:type="gramEnd"/>
      <w:r w:rsidRPr="0021571C">
        <w:t xml:space="preserve">new </w:t>
      </w:r>
      <w:proofErr w:type="spellStart"/>
      <w:r w:rsidRPr="0021571C">
        <w:t>PageRequest</w:t>
      </w:r>
      <w:proofErr w:type="spellEnd"/>
      <w:r w:rsidRPr="0021571C">
        <w:t>(page, size));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// example of adding to the /metrics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gramStart"/>
      <w:r w:rsidRPr="0021571C">
        <w:t>if</w:t>
      </w:r>
      <w:proofErr w:type="gramEnd"/>
      <w:r w:rsidRPr="0021571C">
        <w:t xml:space="preserve"> (size &gt; 50) {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    </w:t>
      </w:r>
      <w:proofErr w:type="gramStart"/>
      <w:r w:rsidRPr="0021571C">
        <w:t>counterService.increment(</w:t>
      </w:r>
      <w:proofErr w:type="gramEnd"/>
      <w:r w:rsidRPr="0021571C">
        <w:t>"com.rollingstone.getAll.largePayload");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}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gramStart"/>
      <w:r w:rsidRPr="0021571C">
        <w:t>return</w:t>
      </w:r>
      <w:proofErr w:type="gramEnd"/>
      <w:r w:rsidRPr="0021571C">
        <w:t xml:space="preserve"> </w:t>
      </w:r>
      <w:proofErr w:type="spellStart"/>
      <w:r w:rsidRPr="0021571C">
        <w:t>pageOfCustomers</w:t>
      </w:r>
      <w:proofErr w:type="spellEnd"/>
      <w:r w:rsidRPr="0021571C">
        <w:t>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List&lt;Customer&gt; </w:t>
      </w:r>
      <w:proofErr w:type="spellStart"/>
      <w:r w:rsidRPr="0021571C">
        <w:t>getAllCustomers</w:t>
      </w:r>
      <w:proofErr w:type="spellEnd"/>
      <w:r w:rsidRPr="0021571C">
        <w:t>() {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spellStart"/>
      <w:r w:rsidRPr="0021571C">
        <w:t>Iterable</w:t>
      </w:r>
      <w:proofErr w:type="spellEnd"/>
      <w:r w:rsidRPr="0021571C">
        <w:t xml:space="preserve">&lt;Customer&gt; </w:t>
      </w:r>
      <w:proofErr w:type="spellStart"/>
      <w:r w:rsidRPr="0021571C">
        <w:t>pageOfCustomers</w:t>
      </w:r>
      <w:proofErr w:type="spellEnd"/>
      <w:r w:rsidRPr="0021571C">
        <w:t xml:space="preserve"> = </w:t>
      </w:r>
      <w:proofErr w:type="spellStart"/>
      <w:proofErr w:type="gramStart"/>
      <w:r w:rsidRPr="0021571C">
        <w:t>customerRepository.findAll</w:t>
      </w:r>
      <w:proofErr w:type="spellEnd"/>
      <w:r w:rsidRPr="0021571C">
        <w:t>(</w:t>
      </w:r>
      <w:proofErr w:type="gramEnd"/>
      <w:r w:rsidRPr="0021571C">
        <w:t>);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List&lt;Customer&gt; customers = new </w:t>
      </w:r>
      <w:proofErr w:type="spellStart"/>
      <w:r w:rsidRPr="0021571C">
        <w:t>ArrayList</w:t>
      </w:r>
      <w:proofErr w:type="spellEnd"/>
      <w:r w:rsidRPr="0021571C">
        <w:t>&lt;Customer</w:t>
      </w:r>
      <w:proofErr w:type="gramStart"/>
      <w:r w:rsidRPr="0021571C">
        <w:t>&gt;(</w:t>
      </w:r>
      <w:proofErr w:type="gramEnd"/>
      <w:r w:rsidRPr="0021571C">
        <w:t>);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proofErr w:type="gramStart"/>
      <w:r w:rsidRPr="0021571C">
        <w:t>for</w:t>
      </w:r>
      <w:proofErr w:type="gramEnd"/>
      <w:r w:rsidRPr="0021571C">
        <w:t xml:space="preserve"> (Customer </w:t>
      </w:r>
      <w:proofErr w:type="spellStart"/>
      <w:r w:rsidRPr="0021571C">
        <w:t>customer</w:t>
      </w:r>
      <w:proofErr w:type="spellEnd"/>
      <w:r w:rsidRPr="0021571C">
        <w:t xml:space="preserve"> : </w:t>
      </w:r>
      <w:proofErr w:type="spellStart"/>
      <w:r w:rsidRPr="0021571C">
        <w:t>pageOfCustomers</w:t>
      </w:r>
      <w:proofErr w:type="spellEnd"/>
      <w:r w:rsidRPr="0021571C">
        <w:t>){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</w:t>
      </w:r>
      <w:r w:rsidRPr="0021571C">
        <w:tab/>
      </w:r>
      <w:proofErr w:type="spellStart"/>
      <w:proofErr w:type="gramStart"/>
      <w:r w:rsidRPr="0021571C">
        <w:t>customers.add</w:t>
      </w:r>
      <w:proofErr w:type="spellEnd"/>
      <w:r w:rsidRPr="0021571C">
        <w:t>(</w:t>
      </w:r>
      <w:proofErr w:type="gramEnd"/>
      <w:r w:rsidRPr="0021571C">
        <w:t>customer);</w:t>
      </w:r>
    </w:p>
    <w:p w:rsidR="00AF62E7" w:rsidRPr="0021571C" w:rsidRDefault="00AF62E7">
      <w:pPr>
        <w:rPr>
          <w:b/>
          <w:bCs/>
        </w:rPr>
      </w:pPr>
      <w:r w:rsidRPr="0021571C">
        <w:t xml:space="preserve">        }</w:t>
      </w: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  <w:proofErr w:type="gramStart"/>
      <w:r w:rsidRPr="0021571C">
        <w:t>log.info(</w:t>
      </w:r>
      <w:proofErr w:type="gramEnd"/>
      <w:r w:rsidRPr="0021571C">
        <w:t xml:space="preserve">"In Real Service </w:t>
      </w:r>
      <w:proofErr w:type="spellStart"/>
      <w:r w:rsidRPr="0021571C">
        <w:t>getAllCustomers</w:t>
      </w:r>
      <w:proofErr w:type="spellEnd"/>
      <w:r w:rsidRPr="0021571C">
        <w:t xml:space="preserve">  size :"+</w:t>
      </w:r>
      <w:proofErr w:type="spellStart"/>
      <w:r w:rsidRPr="0021571C">
        <w:t>customers.size</w:t>
      </w:r>
      <w:proofErr w:type="spellEnd"/>
      <w:r w:rsidRPr="0021571C">
        <w:t>());</w:t>
      </w:r>
    </w:p>
    <w:p w:rsidR="00AF62E7" w:rsidRPr="0021571C" w:rsidRDefault="00AF62E7">
      <w:pPr>
        <w:rPr>
          <w:b/>
          <w:bCs/>
        </w:rPr>
      </w:pPr>
    </w:p>
    <w:p w:rsidR="00AF62E7" w:rsidRPr="0021571C" w:rsidRDefault="00AF62E7">
      <w:pPr>
        <w:rPr>
          <w:b/>
          <w:bCs/>
        </w:rPr>
      </w:pPr>
      <w:r w:rsidRPr="0021571C">
        <w:t xml:space="preserve">    </w:t>
      </w:r>
      <w:r w:rsidRPr="0021571C">
        <w:tab/>
      </w:r>
    </w:p>
    <w:p w:rsidR="00AF62E7" w:rsidRPr="0021571C" w:rsidRDefault="00AF62E7">
      <w:pPr>
        <w:rPr>
          <w:b/>
          <w:bCs/>
        </w:rPr>
      </w:pPr>
      <w:r w:rsidRPr="0021571C">
        <w:lastRenderedPageBreak/>
        <w:t xml:space="preserve">        </w:t>
      </w:r>
      <w:proofErr w:type="gramStart"/>
      <w:r w:rsidRPr="0021571C">
        <w:t>return</w:t>
      </w:r>
      <w:proofErr w:type="gramEnd"/>
      <w:r w:rsidRPr="0021571C">
        <w:t xml:space="preserve"> customers;</w:t>
      </w:r>
    </w:p>
    <w:p w:rsidR="00AF62E7" w:rsidRPr="0021571C" w:rsidRDefault="00AF62E7">
      <w:pPr>
        <w:rPr>
          <w:b/>
          <w:bCs/>
        </w:rPr>
      </w:pPr>
      <w:r w:rsidRPr="0021571C">
        <w:t xml:space="preserve">    }</w:t>
      </w:r>
    </w:p>
    <w:p w:rsidR="00004DBE" w:rsidRDefault="00AF62E7" w:rsidP="008A55CA">
      <w:pPr>
        <w:rPr>
          <w:b/>
          <w:bCs/>
        </w:rPr>
      </w:pPr>
      <w:r w:rsidRPr="0021571C">
        <w:rPr>
          <w:i/>
        </w:rPr>
        <w:t>}</w:t>
      </w:r>
    </w:p>
    <w:p w:rsidR="00A90057" w:rsidRDefault="00A90057" w:rsidP="0021571C">
      <w:pPr>
        <w:pStyle w:val="h1"/>
        <w:jc w:val="left"/>
        <w:rPr>
          <w:b/>
          <w:bCs/>
        </w:rPr>
      </w:pPr>
    </w:p>
    <w:p w:rsidR="00004DBE" w:rsidRDefault="00004DBE" w:rsidP="00004DBE">
      <w:pPr>
        <w:pStyle w:val="StyleHeading114ptBoldUnderlineLeft"/>
      </w:pPr>
      <w:bookmarkStart w:id="73" w:name="_Toc477559308"/>
      <w:r w:rsidRPr="00EA03DE">
        <w:t>1</w:t>
      </w:r>
      <w:r>
        <w:t>.</w:t>
      </w:r>
      <w:r w:rsidR="00453DF6">
        <w:t>60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>
        <w:t>ServiceProperties</w:t>
      </w:r>
      <w:proofErr w:type="spellEnd"/>
      <w:r>
        <w:t xml:space="preserve"> class in the </w:t>
      </w:r>
      <w:proofErr w:type="gramStart"/>
      <w:r>
        <w:t xml:space="preserve">service </w:t>
      </w:r>
      <w:r w:rsidRPr="00EA03DE">
        <w:t xml:space="preserve"> package</w:t>
      </w:r>
      <w:bookmarkEnd w:id="73"/>
      <w:proofErr w:type="gramEnd"/>
    </w:p>
    <w:p w:rsidR="00004DBE" w:rsidRDefault="00004DBE" w:rsidP="00004DBE">
      <w:pPr>
        <w:pStyle w:val="StyleHeading114ptBoldUnderlineLeft"/>
      </w:pPr>
    </w:p>
    <w:p w:rsidR="00004DBE" w:rsidRPr="001710BD" w:rsidRDefault="00004DBE">
      <w:proofErr w:type="gramStart"/>
      <w:r w:rsidRPr="002612E3">
        <w:t>package</w:t>
      </w:r>
      <w:proofErr w:type="gramEnd"/>
      <w:r w:rsidRPr="002612E3">
        <w:t xml:space="preserve"> </w:t>
      </w:r>
      <w:proofErr w:type="spellStart"/>
      <w:r w:rsidRPr="002612E3">
        <w:t>com.rollingstone.service</w:t>
      </w:r>
      <w:proofErr w:type="spellEnd"/>
      <w:r w:rsidRPr="002612E3">
        <w:t>;</w:t>
      </w:r>
    </w:p>
    <w:p w:rsidR="00004DBE" w:rsidRPr="001710BD" w:rsidRDefault="00004DBE"/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org.springframework.boot.context.properties.ConfigurationProperties;</w:t>
      </w:r>
    </w:p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org.springframework.stereotype.Component</w:t>
      </w:r>
      <w:proofErr w:type="spellEnd"/>
      <w:r w:rsidRPr="001710BD">
        <w:t>;</w:t>
      </w:r>
    </w:p>
    <w:p w:rsidR="00004DBE" w:rsidRPr="001710BD" w:rsidRDefault="00004DBE"/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javax.validation.constraints.NotNull</w:t>
      </w:r>
      <w:proofErr w:type="spellEnd"/>
      <w:r w:rsidRPr="001710BD">
        <w:t>;</w:t>
      </w:r>
    </w:p>
    <w:p w:rsidR="00004DBE" w:rsidRPr="001710BD" w:rsidRDefault="00004DBE"/>
    <w:p w:rsidR="00004DBE" w:rsidRPr="001710BD" w:rsidRDefault="00004DBE">
      <w:r w:rsidRPr="001710BD">
        <w:t>/*</w:t>
      </w:r>
    </w:p>
    <w:p w:rsidR="00004DBE" w:rsidRPr="001710BD" w:rsidRDefault="00004DBE">
      <w:r w:rsidRPr="001710BD">
        <w:t xml:space="preserve"> * demonstrates how service-specific properties can be injected</w:t>
      </w:r>
    </w:p>
    <w:p w:rsidR="00004DBE" w:rsidRPr="001710BD" w:rsidRDefault="00004DBE">
      <w:r w:rsidRPr="001710BD">
        <w:t xml:space="preserve"> */</w:t>
      </w:r>
    </w:p>
    <w:p w:rsidR="00004DBE" w:rsidRPr="001710BD" w:rsidRDefault="00004DBE">
      <w:proofErr w:type="gramStart"/>
      <w:r w:rsidRPr="001710BD">
        <w:t>@</w:t>
      </w:r>
      <w:proofErr w:type="spellStart"/>
      <w:r w:rsidRPr="001710BD">
        <w:t>ConfigurationProperties</w:t>
      </w:r>
      <w:proofErr w:type="spellEnd"/>
      <w:r w:rsidRPr="001710BD">
        <w:t>(</w:t>
      </w:r>
      <w:proofErr w:type="gramEnd"/>
      <w:r w:rsidRPr="001710BD">
        <w:t>prefix = "</w:t>
      </w:r>
      <w:proofErr w:type="spellStart"/>
      <w:del w:id="74" w:author="Caree2" w:date="2017-04-30T09:07:00Z">
        <w:r w:rsidRPr="001710BD" w:rsidDel="008A55CA">
          <w:delText>user</w:delText>
        </w:r>
      </w:del>
      <w:ins w:id="75" w:author="Caree2" w:date="2017-04-30T09:07:00Z">
        <w:r w:rsidR="008A55CA">
          <w:t>customer</w:t>
        </w:r>
      </w:ins>
      <w:bookmarkStart w:id="76" w:name="_GoBack"/>
      <w:bookmarkEnd w:id="76"/>
      <w:r w:rsidRPr="001710BD">
        <w:t>.service</w:t>
      </w:r>
      <w:proofErr w:type="spellEnd"/>
      <w:r w:rsidRPr="001710BD">
        <w:t xml:space="preserve">", </w:t>
      </w:r>
      <w:proofErr w:type="spellStart"/>
      <w:r w:rsidRPr="001710BD">
        <w:t>ignoreUnknownFields</w:t>
      </w:r>
      <w:proofErr w:type="spellEnd"/>
      <w:r w:rsidRPr="001710BD">
        <w:t xml:space="preserve"> = false)</w:t>
      </w:r>
    </w:p>
    <w:p w:rsidR="00004DBE" w:rsidRPr="001710BD" w:rsidRDefault="00004DBE">
      <w:r w:rsidRPr="001710BD">
        <w:t>@Component</w:t>
      </w:r>
    </w:p>
    <w:p w:rsidR="00004DBE" w:rsidRPr="001710BD" w:rsidRDefault="00004DBE">
      <w:proofErr w:type="gramStart"/>
      <w:r w:rsidRPr="001710BD">
        <w:t>public</w:t>
      </w:r>
      <w:proofErr w:type="gramEnd"/>
      <w:r w:rsidRPr="001710BD">
        <w:t xml:space="preserve"> class </w:t>
      </w:r>
      <w:proofErr w:type="spellStart"/>
      <w:r w:rsidRPr="001710BD">
        <w:t>ServiceProperties</w:t>
      </w:r>
      <w:proofErr w:type="spellEnd"/>
      <w:r w:rsidRPr="001710BD">
        <w:t xml:space="preserve"> {</w:t>
      </w:r>
    </w:p>
    <w:p w:rsidR="00004DBE" w:rsidRPr="001710BD" w:rsidRDefault="00004DBE"/>
    <w:p w:rsidR="00004DBE" w:rsidRPr="001710BD" w:rsidRDefault="00004DBE">
      <w:r w:rsidRPr="001710BD">
        <w:t xml:space="preserve">    @</w:t>
      </w:r>
      <w:proofErr w:type="spellStart"/>
      <w:r w:rsidRPr="001710BD">
        <w:t>NotNull</w:t>
      </w:r>
      <w:proofErr w:type="spellEnd"/>
      <w:r w:rsidRPr="001710BD">
        <w:t xml:space="preserve"> // you can also create </w:t>
      </w:r>
      <w:proofErr w:type="spellStart"/>
      <w:r w:rsidRPr="001710BD">
        <w:t>configurationPropertiesValidator</w:t>
      </w:r>
      <w:proofErr w:type="spellEnd"/>
    </w:p>
    <w:p w:rsidR="00004DBE" w:rsidRPr="001710BD" w:rsidRDefault="00004DBE">
      <w:r w:rsidRPr="001710BD">
        <w:tab/>
      </w:r>
      <w:proofErr w:type="gramStart"/>
      <w:r w:rsidRPr="001710BD">
        <w:t>private</w:t>
      </w:r>
      <w:proofErr w:type="gramEnd"/>
      <w:r w:rsidRPr="001710BD">
        <w:t xml:space="preserve"> String name = "Empty";</w:t>
      </w:r>
    </w:p>
    <w:p w:rsidR="00004DBE" w:rsidRPr="001710BD" w:rsidRDefault="00004DBE"/>
    <w:p w:rsidR="00004DBE" w:rsidRPr="001710BD" w:rsidRDefault="00004DBE">
      <w:r w:rsidRPr="001710BD">
        <w:tab/>
      </w:r>
      <w:proofErr w:type="gramStart"/>
      <w:r w:rsidRPr="001710BD">
        <w:t>public</w:t>
      </w:r>
      <w:proofErr w:type="gramEnd"/>
      <w:r w:rsidRPr="001710BD">
        <w:t xml:space="preserve"> String </w:t>
      </w:r>
      <w:proofErr w:type="spellStart"/>
      <w:r w:rsidRPr="001710BD">
        <w:t>getName</w:t>
      </w:r>
      <w:proofErr w:type="spellEnd"/>
      <w:r w:rsidRPr="001710BD">
        <w:t>() {</w:t>
      </w:r>
    </w:p>
    <w:p w:rsidR="00004DBE" w:rsidRPr="001710BD" w:rsidRDefault="00004DBE">
      <w:r w:rsidRPr="001710BD">
        <w:tab/>
      </w:r>
      <w:r w:rsidRPr="001710BD">
        <w:tab/>
      </w:r>
      <w:proofErr w:type="gramStart"/>
      <w:r w:rsidRPr="001710BD">
        <w:t>return</w:t>
      </w:r>
      <w:proofErr w:type="gramEnd"/>
      <w:r w:rsidRPr="001710BD">
        <w:t xml:space="preserve"> this.name;</w:t>
      </w:r>
    </w:p>
    <w:p w:rsidR="00004DBE" w:rsidRPr="001710BD" w:rsidRDefault="00004DBE">
      <w:r w:rsidRPr="001710BD">
        <w:tab/>
        <w:t>}</w:t>
      </w:r>
    </w:p>
    <w:p w:rsidR="00004DBE" w:rsidRPr="001710BD" w:rsidRDefault="00004DBE"/>
    <w:p w:rsidR="00004DBE" w:rsidRPr="001710BD" w:rsidRDefault="00004DBE">
      <w:r w:rsidRPr="001710BD">
        <w:tab/>
      </w:r>
      <w:proofErr w:type="gramStart"/>
      <w:r w:rsidRPr="001710BD">
        <w:t>public</w:t>
      </w:r>
      <w:proofErr w:type="gramEnd"/>
      <w:r w:rsidRPr="001710BD">
        <w:t xml:space="preserve"> void </w:t>
      </w:r>
      <w:proofErr w:type="spellStart"/>
      <w:r w:rsidRPr="001710BD">
        <w:t>setName</w:t>
      </w:r>
      <w:proofErr w:type="spellEnd"/>
      <w:r w:rsidRPr="001710BD">
        <w:t>(String name) {</w:t>
      </w:r>
    </w:p>
    <w:p w:rsidR="00004DBE" w:rsidRPr="001710BD" w:rsidRDefault="00004DBE">
      <w:r w:rsidRPr="001710BD">
        <w:tab/>
      </w:r>
      <w:r w:rsidRPr="001710BD">
        <w:tab/>
        <w:t>this.name = name;</w:t>
      </w:r>
    </w:p>
    <w:p w:rsidR="00004DBE" w:rsidRPr="001710BD" w:rsidRDefault="00004DBE">
      <w:r w:rsidRPr="001710BD">
        <w:tab/>
        <w:t>}</w:t>
      </w:r>
    </w:p>
    <w:p w:rsidR="00004DBE" w:rsidRPr="001710BD" w:rsidRDefault="00004DBE"/>
    <w:p w:rsidR="00004DBE" w:rsidRPr="001710BD" w:rsidRDefault="00004DBE">
      <w:r w:rsidRPr="001710BD">
        <w:t>}</w:t>
      </w:r>
    </w:p>
    <w:p w:rsidR="00004DBE" w:rsidRDefault="00004DBE" w:rsidP="001710BD">
      <w:pPr>
        <w:pStyle w:val="h1"/>
        <w:rPr>
          <w:b/>
          <w:bCs/>
        </w:rPr>
      </w:pPr>
    </w:p>
    <w:p w:rsidR="00453DF6" w:rsidRDefault="00453DF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04DBE" w:rsidRDefault="00004DBE" w:rsidP="00004DBE">
      <w:pPr>
        <w:pStyle w:val="StyleHeading114ptBoldUnderlineLeft"/>
      </w:pPr>
      <w:bookmarkStart w:id="77" w:name="_Toc477559309"/>
      <w:r w:rsidRPr="00EA03DE">
        <w:lastRenderedPageBreak/>
        <w:t>1</w:t>
      </w:r>
      <w:r>
        <w:t>.</w:t>
      </w:r>
      <w:r w:rsidR="00453DF6">
        <w:t>61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>
        <w:t>ServiceHealth</w:t>
      </w:r>
      <w:proofErr w:type="spellEnd"/>
      <w:r>
        <w:t xml:space="preserve"> class in the </w:t>
      </w:r>
      <w:proofErr w:type="gramStart"/>
      <w:r>
        <w:t xml:space="preserve">service </w:t>
      </w:r>
      <w:r w:rsidRPr="00EA03DE">
        <w:t xml:space="preserve"> package</w:t>
      </w:r>
      <w:bookmarkEnd w:id="77"/>
      <w:proofErr w:type="gramEnd"/>
    </w:p>
    <w:p w:rsidR="00004DBE" w:rsidRDefault="00004DBE" w:rsidP="00004DBE">
      <w:pPr>
        <w:pStyle w:val="StyleHeading114ptBoldUnderlineLeft"/>
      </w:pPr>
    </w:p>
    <w:p w:rsidR="00004DBE" w:rsidRPr="001710BD" w:rsidRDefault="00004DBE">
      <w:proofErr w:type="gramStart"/>
      <w:r w:rsidRPr="002612E3">
        <w:t>pa</w:t>
      </w:r>
      <w:r w:rsidRPr="001710BD">
        <w:t>ckage</w:t>
      </w:r>
      <w:proofErr w:type="gramEnd"/>
      <w:r w:rsidRPr="001710BD">
        <w:t xml:space="preserve"> </w:t>
      </w:r>
      <w:proofErr w:type="spellStart"/>
      <w:r w:rsidRPr="001710BD">
        <w:t>com.rollingstone.service</w:t>
      </w:r>
      <w:proofErr w:type="spellEnd"/>
      <w:r w:rsidRPr="001710BD">
        <w:t>;</w:t>
      </w:r>
    </w:p>
    <w:p w:rsidR="00004DBE" w:rsidRPr="001710BD" w:rsidRDefault="00004DBE"/>
    <w:p w:rsidR="00004DBE" w:rsidRPr="001710BD" w:rsidRDefault="00004DBE"/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org.springframework.beans.factory.annotation.Autowired</w:t>
      </w:r>
      <w:proofErr w:type="spellEnd"/>
      <w:r w:rsidRPr="001710BD">
        <w:t>;</w:t>
      </w:r>
    </w:p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org.springframework.boot.actuate.health.Health</w:t>
      </w:r>
      <w:proofErr w:type="spellEnd"/>
      <w:r w:rsidRPr="001710BD">
        <w:t>;</w:t>
      </w:r>
    </w:p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org.springframework.boot.actuate.health.HealthIndicator</w:t>
      </w:r>
      <w:proofErr w:type="spellEnd"/>
      <w:r w:rsidRPr="001710BD">
        <w:t>;</w:t>
      </w:r>
    </w:p>
    <w:p w:rsidR="00004DBE" w:rsidRPr="001710BD" w:rsidRDefault="00004DBE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org.springframework.stereotype.Component</w:t>
      </w:r>
      <w:proofErr w:type="spellEnd"/>
      <w:r w:rsidRPr="001710BD">
        <w:t>;</w:t>
      </w:r>
    </w:p>
    <w:p w:rsidR="00004DBE" w:rsidRPr="001710BD" w:rsidRDefault="00004DBE"/>
    <w:p w:rsidR="00004DBE" w:rsidRPr="001710BD" w:rsidRDefault="00004DBE">
      <w:r w:rsidRPr="001710BD">
        <w:t>/**</w:t>
      </w:r>
    </w:p>
    <w:p w:rsidR="00004DBE" w:rsidRPr="001710BD" w:rsidRDefault="00004DBE">
      <w:r w:rsidRPr="001710BD">
        <w:t xml:space="preserve"> * This is an optional class used to inject application specific health check</w:t>
      </w:r>
    </w:p>
    <w:p w:rsidR="00004DBE" w:rsidRPr="001710BD" w:rsidRDefault="00004DBE">
      <w:r w:rsidRPr="001710BD">
        <w:t xml:space="preserve"> * </w:t>
      </w:r>
      <w:proofErr w:type="gramStart"/>
      <w:r w:rsidRPr="001710BD">
        <w:t>into</w:t>
      </w:r>
      <w:proofErr w:type="gramEnd"/>
      <w:r w:rsidRPr="001710BD">
        <w:t xml:space="preserve"> the Spring Boot health management endpoint.</w:t>
      </w:r>
    </w:p>
    <w:p w:rsidR="00004DBE" w:rsidRPr="001710BD" w:rsidRDefault="00004DBE">
      <w:r w:rsidRPr="001710BD">
        <w:t xml:space="preserve"> */</w:t>
      </w:r>
    </w:p>
    <w:p w:rsidR="00004DBE" w:rsidRPr="001710BD" w:rsidRDefault="00004DBE">
      <w:r w:rsidRPr="001710BD">
        <w:t>@Component</w:t>
      </w:r>
    </w:p>
    <w:p w:rsidR="00004DBE" w:rsidRPr="001710BD" w:rsidRDefault="00004DBE">
      <w:proofErr w:type="gramStart"/>
      <w:r w:rsidRPr="001710BD">
        <w:t>public</w:t>
      </w:r>
      <w:proofErr w:type="gramEnd"/>
      <w:r w:rsidRPr="001710BD">
        <w:t xml:space="preserve"> class </w:t>
      </w:r>
      <w:proofErr w:type="spellStart"/>
      <w:r w:rsidRPr="001710BD">
        <w:t>UserServiceHealth</w:t>
      </w:r>
      <w:proofErr w:type="spellEnd"/>
      <w:r w:rsidRPr="001710BD">
        <w:t xml:space="preserve"> implements </w:t>
      </w:r>
      <w:proofErr w:type="spellStart"/>
      <w:r w:rsidRPr="001710BD">
        <w:t>HealthIndicator</w:t>
      </w:r>
      <w:proofErr w:type="spellEnd"/>
      <w:r w:rsidRPr="001710BD">
        <w:t xml:space="preserve"> {</w:t>
      </w:r>
    </w:p>
    <w:p w:rsidR="00004DBE" w:rsidRPr="001710BD" w:rsidRDefault="00004DBE"/>
    <w:p w:rsidR="00004DBE" w:rsidRPr="001710BD" w:rsidRDefault="00004DBE">
      <w:r w:rsidRPr="001710BD">
        <w:t xml:space="preserve">    @</w:t>
      </w:r>
      <w:proofErr w:type="spellStart"/>
      <w:r w:rsidRPr="001710BD">
        <w:t>Autowired</w:t>
      </w:r>
      <w:proofErr w:type="spellEnd"/>
    </w:p>
    <w:p w:rsidR="00004DBE" w:rsidRPr="001710BD" w:rsidRDefault="00004DBE">
      <w:r w:rsidRPr="001710BD">
        <w:t xml:space="preserve">    </w:t>
      </w:r>
      <w:proofErr w:type="gramStart"/>
      <w:r w:rsidRPr="001710BD">
        <w:t>private</w:t>
      </w:r>
      <w:proofErr w:type="gramEnd"/>
      <w:r w:rsidRPr="001710BD">
        <w:t xml:space="preserve"> </w:t>
      </w:r>
      <w:proofErr w:type="spellStart"/>
      <w:r w:rsidRPr="001710BD">
        <w:t>ServiceProperties</w:t>
      </w:r>
      <w:proofErr w:type="spellEnd"/>
      <w:r w:rsidRPr="001710BD">
        <w:t xml:space="preserve"> configuration;</w:t>
      </w:r>
    </w:p>
    <w:p w:rsidR="00004DBE" w:rsidRPr="001710BD" w:rsidRDefault="00004DBE"/>
    <w:p w:rsidR="00004DBE" w:rsidRPr="001710BD" w:rsidRDefault="00004DBE">
      <w:r w:rsidRPr="001710BD">
        <w:t xml:space="preserve">    // extend this to create an application-specific health check according to http://goo.gl/vt8I7O</w:t>
      </w:r>
    </w:p>
    <w:p w:rsidR="00004DBE" w:rsidRPr="001710BD" w:rsidRDefault="00004DBE">
      <w:r w:rsidRPr="001710BD">
        <w:t xml:space="preserve">    @Override</w:t>
      </w:r>
    </w:p>
    <w:p w:rsidR="00004DBE" w:rsidRPr="001710BD" w:rsidRDefault="00004DBE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Health health() {</w:t>
      </w:r>
    </w:p>
    <w:p w:rsidR="00004DBE" w:rsidRPr="001710BD" w:rsidRDefault="00004DBE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</w:t>
      </w:r>
      <w:proofErr w:type="spellStart"/>
      <w:r w:rsidRPr="001710BD">
        <w:t>Health.up</w:t>
      </w:r>
      <w:proofErr w:type="spellEnd"/>
      <w:r w:rsidRPr="001710BD">
        <w:t>().</w:t>
      </w:r>
      <w:proofErr w:type="spellStart"/>
      <w:r w:rsidRPr="001710BD">
        <w:t>withDetail</w:t>
      </w:r>
      <w:proofErr w:type="spellEnd"/>
      <w:r w:rsidRPr="001710BD">
        <w:t xml:space="preserve">("details", "{ 'internals' : 'getting close to limit', 'profile' : '" + </w:t>
      </w:r>
      <w:proofErr w:type="spellStart"/>
      <w:r w:rsidRPr="001710BD">
        <w:t>this.configuration.getName</w:t>
      </w:r>
      <w:proofErr w:type="spellEnd"/>
      <w:r w:rsidRPr="001710BD">
        <w:t>() + "' }").status("</w:t>
      </w:r>
      <w:proofErr w:type="spellStart"/>
      <w:r w:rsidRPr="001710BD">
        <w:t>itsok</w:t>
      </w:r>
      <w:proofErr w:type="spellEnd"/>
      <w:r w:rsidRPr="001710BD">
        <w:t>!").</w:t>
      </w:r>
      <w:proofErr w:type="gramStart"/>
      <w:r w:rsidRPr="001710BD">
        <w:t>build(</w:t>
      </w:r>
      <w:proofErr w:type="gramEnd"/>
      <w:r w:rsidRPr="001710BD">
        <w:t>);</w:t>
      </w:r>
    </w:p>
    <w:p w:rsidR="00004DBE" w:rsidRPr="001710BD" w:rsidRDefault="00004DBE">
      <w:r w:rsidRPr="001710BD">
        <w:t xml:space="preserve">    }</w:t>
      </w:r>
    </w:p>
    <w:p w:rsidR="00004DBE" w:rsidRPr="001710BD" w:rsidRDefault="00004DBE"/>
    <w:p w:rsidR="00004DBE" w:rsidRPr="001710BD" w:rsidRDefault="00004DBE">
      <w:r w:rsidRPr="001710BD">
        <w:t>}</w:t>
      </w:r>
    </w:p>
    <w:p w:rsidR="00F85106" w:rsidRDefault="00F85106">
      <w:r>
        <w:rPr>
          <w:b/>
          <w:bCs/>
        </w:rPr>
        <w:br w:type="page"/>
      </w:r>
    </w:p>
    <w:p w:rsidR="00F85106" w:rsidRDefault="00F85106" w:rsidP="00F85106">
      <w:pPr>
        <w:pStyle w:val="StyleHeading114ptBoldUnderlineLeft"/>
      </w:pPr>
      <w:bookmarkStart w:id="78" w:name="_Toc477559310"/>
      <w:r w:rsidRPr="00EA03DE">
        <w:lastRenderedPageBreak/>
        <w:t>1</w:t>
      </w:r>
      <w:r w:rsidR="00E377FF">
        <w:t>.</w:t>
      </w:r>
      <w:r w:rsidR="00453DF6">
        <w:t>62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>
        <w:t>ServiceEvent</w:t>
      </w:r>
      <w:proofErr w:type="spellEnd"/>
      <w:r>
        <w:t xml:space="preserve"> class in the </w:t>
      </w:r>
      <w:proofErr w:type="gramStart"/>
      <w:r>
        <w:t xml:space="preserve">service </w:t>
      </w:r>
      <w:r w:rsidRPr="00EA03DE">
        <w:t xml:space="preserve"> package</w:t>
      </w:r>
      <w:bookmarkEnd w:id="78"/>
      <w:proofErr w:type="gramEnd"/>
    </w:p>
    <w:p w:rsidR="00F85106" w:rsidRDefault="00F85106" w:rsidP="00F85106">
      <w:pPr>
        <w:pStyle w:val="StyleHeading114ptBoldUnderlineLeft"/>
      </w:pPr>
    </w:p>
    <w:p w:rsidR="00F85106" w:rsidRPr="001710BD" w:rsidRDefault="00F85106">
      <w:proofErr w:type="gramStart"/>
      <w:r w:rsidRPr="002612E3">
        <w:t>package</w:t>
      </w:r>
      <w:proofErr w:type="gramEnd"/>
      <w:r w:rsidRPr="002612E3">
        <w:t xml:space="preserve"> </w:t>
      </w:r>
      <w:proofErr w:type="spellStart"/>
      <w:r w:rsidRPr="002612E3">
        <w:t>com.rollingstone.service</w:t>
      </w:r>
      <w:proofErr w:type="spellEnd"/>
      <w:r w:rsidRPr="002612E3">
        <w:t>;</w:t>
      </w:r>
    </w:p>
    <w:p w:rsidR="00F85106" w:rsidRPr="001710BD" w:rsidRDefault="00F85106"/>
    <w:p w:rsidR="00F85106" w:rsidRPr="001710BD" w:rsidRDefault="00F85106">
      <w:proofErr w:type="gramStart"/>
      <w:r w:rsidRPr="001710BD">
        <w:t>import</w:t>
      </w:r>
      <w:proofErr w:type="gramEnd"/>
      <w:r w:rsidRPr="001710BD">
        <w:t xml:space="preserve"> </w:t>
      </w:r>
      <w:proofErr w:type="spellStart"/>
      <w:r w:rsidRPr="001710BD">
        <w:t>org.springframework.context.ApplicationEvent</w:t>
      </w:r>
      <w:proofErr w:type="spellEnd"/>
      <w:r w:rsidRPr="001710BD">
        <w:t>;</w:t>
      </w:r>
    </w:p>
    <w:p w:rsidR="00F85106" w:rsidRPr="001710BD" w:rsidRDefault="00F85106"/>
    <w:p w:rsidR="00F85106" w:rsidRPr="001710BD" w:rsidRDefault="00F85106">
      <w:r w:rsidRPr="001710BD">
        <w:t>/**</w:t>
      </w:r>
    </w:p>
    <w:p w:rsidR="00F85106" w:rsidRPr="001710BD" w:rsidRDefault="00F85106">
      <w:r w:rsidRPr="001710BD">
        <w:t xml:space="preserve"> * This is an optional class used in publishing application events.</w:t>
      </w:r>
    </w:p>
    <w:p w:rsidR="00F85106" w:rsidRPr="001710BD" w:rsidRDefault="00F85106">
      <w:r w:rsidRPr="001710BD">
        <w:t xml:space="preserve"> * This can be used to inject events into the Spring Boot audit management endpoint.</w:t>
      </w:r>
    </w:p>
    <w:p w:rsidR="00F85106" w:rsidRPr="001710BD" w:rsidRDefault="00F85106">
      <w:r w:rsidRPr="001710BD">
        <w:t xml:space="preserve"> */</w:t>
      </w:r>
    </w:p>
    <w:p w:rsidR="00F85106" w:rsidRPr="001710BD" w:rsidRDefault="00F85106">
      <w:proofErr w:type="gramStart"/>
      <w:r w:rsidRPr="001710BD">
        <w:t>public</w:t>
      </w:r>
      <w:proofErr w:type="gramEnd"/>
      <w:r w:rsidRPr="001710BD">
        <w:t xml:space="preserve"> class </w:t>
      </w:r>
      <w:proofErr w:type="spellStart"/>
      <w:r w:rsidRPr="001710BD">
        <w:t>UserServiceEvent</w:t>
      </w:r>
      <w:proofErr w:type="spellEnd"/>
      <w:r w:rsidRPr="001710BD">
        <w:t xml:space="preserve"> extends </w:t>
      </w:r>
      <w:proofErr w:type="spellStart"/>
      <w:r w:rsidRPr="001710BD">
        <w:t>ApplicationEvent</w:t>
      </w:r>
      <w:proofErr w:type="spellEnd"/>
      <w:r w:rsidRPr="001710BD">
        <w:t xml:space="preserve"> {</w:t>
      </w:r>
    </w:p>
    <w:p w:rsidR="00F85106" w:rsidRPr="001710BD" w:rsidRDefault="00F85106"/>
    <w:p w:rsidR="00F85106" w:rsidRPr="001710BD" w:rsidRDefault="00F85106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</w:t>
      </w:r>
      <w:proofErr w:type="spellStart"/>
      <w:r w:rsidRPr="001710BD">
        <w:t>UserServiceEvent</w:t>
      </w:r>
      <w:proofErr w:type="spellEnd"/>
      <w:r w:rsidRPr="001710BD">
        <w:t>(Object source) {</w:t>
      </w:r>
    </w:p>
    <w:p w:rsidR="00F85106" w:rsidRPr="001710BD" w:rsidRDefault="00F85106">
      <w:r w:rsidRPr="001710BD">
        <w:t xml:space="preserve">        </w:t>
      </w:r>
      <w:proofErr w:type="gramStart"/>
      <w:r w:rsidRPr="001710BD">
        <w:t>super(</w:t>
      </w:r>
      <w:proofErr w:type="gramEnd"/>
      <w:r w:rsidRPr="001710BD">
        <w:t>source);</w:t>
      </w:r>
    </w:p>
    <w:p w:rsidR="00F85106" w:rsidRPr="001710BD" w:rsidRDefault="00F85106">
      <w:r w:rsidRPr="001710BD">
        <w:t xml:space="preserve">    }</w:t>
      </w:r>
    </w:p>
    <w:p w:rsidR="00F85106" w:rsidRPr="001710BD" w:rsidRDefault="00F85106"/>
    <w:p w:rsidR="00F85106" w:rsidRPr="001710BD" w:rsidRDefault="00F85106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String toString() {</w:t>
      </w:r>
    </w:p>
    <w:p w:rsidR="00F85106" w:rsidRPr="001710BD" w:rsidRDefault="00F85106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"My </w:t>
      </w:r>
      <w:proofErr w:type="spellStart"/>
      <w:r w:rsidRPr="001710BD">
        <w:t>UserService</w:t>
      </w:r>
      <w:proofErr w:type="spellEnd"/>
      <w:r w:rsidRPr="001710BD">
        <w:t xml:space="preserve"> Event";</w:t>
      </w:r>
    </w:p>
    <w:p w:rsidR="00F85106" w:rsidRPr="001710BD" w:rsidRDefault="00F85106">
      <w:r w:rsidRPr="001710BD">
        <w:t xml:space="preserve">    }</w:t>
      </w:r>
    </w:p>
    <w:p w:rsidR="00F85106" w:rsidRPr="001710BD" w:rsidRDefault="00F85106">
      <w:r w:rsidRPr="001710BD">
        <w:t>}</w:t>
      </w:r>
    </w:p>
    <w:p w:rsidR="0011338C" w:rsidRDefault="0011338C" w:rsidP="001710BD">
      <w:pPr>
        <w:pStyle w:val="h1"/>
        <w:rPr>
          <w:b/>
          <w:bCs/>
        </w:rPr>
      </w:pPr>
    </w:p>
    <w:p w:rsidR="00536038" w:rsidRDefault="005360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1338C" w:rsidRDefault="0011338C" w:rsidP="0011338C">
      <w:pPr>
        <w:pStyle w:val="StyleHeading114ptBoldUnderlineLeft"/>
      </w:pPr>
      <w:bookmarkStart w:id="79" w:name="_Toc477559311"/>
      <w:r w:rsidRPr="00EA03DE">
        <w:lastRenderedPageBreak/>
        <w:t>1</w:t>
      </w:r>
      <w:r>
        <w:t>.</w:t>
      </w:r>
      <w:r w:rsidR="00453DF6">
        <w:t>63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 w:rsidR="00536038">
        <w:t>AbstractRestController</w:t>
      </w:r>
      <w:proofErr w:type="spellEnd"/>
      <w:r>
        <w:t xml:space="preserve"> class in the </w:t>
      </w:r>
      <w:proofErr w:type="spellStart"/>
      <w:proofErr w:type="gramStart"/>
      <w:r w:rsidR="00536038">
        <w:t>rest.api</w:t>
      </w:r>
      <w:proofErr w:type="spellEnd"/>
      <w:r>
        <w:t xml:space="preserve"> </w:t>
      </w:r>
      <w:r w:rsidRPr="00EA03DE">
        <w:t xml:space="preserve"> package</w:t>
      </w:r>
      <w:bookmarkEnd w:id="79"/>
      <w:proofErr w:type="gramEnd"/>
    </w:p>
    <w:p w:rsidR="00536038" w:rsidRDefault="00536038" w:rsidP="0011338C">
      <w:pPr>
        <w:pStyle w:val="StyleHeading114ptBoldUnderlineLeft"/>
      </w:pPr>
    </w:p>
    <w:p w:rsidR="00536038" w:rsidRPr="001710BD" w:rsidRDefault="00536038">
      <w:proofErr w:type="gramStart"/>
      <w:r w:rsidRPr="002612E3">
        <w:t>package</w:t>
      </w:r>
      <w:proofErr w:type="gramEnd"/>
      <w:r w:rsidRPr="002612E3">
        <w:t xml:space="preserve"> </w:t>
      </w:r>
      <w:proofErr w:type="spellStart"/>
      <w:r w:rsidRPr="001710BD">
        <w:t>com.rollingstone.api.rest</w:t>
      </w:r>
      <w:proofErr w:type="spellEnd"/>
      <w:r w:rsidRPr="001710BD">
        <w:t>;</w:t>
      </w:r>
    </w:p>
    <w:p w:rsidR="00536038" w:rsidRPr="001710BD" w:rsidRDefault="00536038"/>
    <w:p w:rsidR="00536038" w:rsidRPr="001710BD" w:rsidRDefault="00536038">
      <w:r w:rsidRPr="001710BD">
        <w:t>/**</w:t>
      </w:r>
    </w:p>
    <w:p w:rsidR="00536038" w:rsidRPr="001710BD" w:rsidRDefault="00536038">
      <w:r w:rsidRPr="001710BD">
        <w:t xml:space="preserve"> * This class is meant to be the backbone of all other </w:t>
      </w:r>
      <w:proofErr w:type="spellStart"/>
      <w:r w:rsidRPr="001710BD">
        <w:t>REst</w:t>
      </w:r>
      <w:proofErr w:type="spellEnd"/>
      <w:r w:rsidRPr="001710BD">
        <w:t xml:space="preserve"> controllers. It contains common functionality such as exception handling etc.</w:t>
      </w:r>
    </w:p>
    <w:p w:rsidR="00536038" w:rsidRPr="001710BD" w:rsidRDefault="00536038">
      <w:r w:rsidRPr="001710BD">
        <w:t xml:space="preserve"> */</w:t>
      </w:r>
    </w:p>
    <w:p w:rsidR="00536038" w:rsidRPr="001710BD" w:rsidRDefault="00536038">
      <w:r w:rsidRPr="001710BD">
        <w:t>//@</w:t>
      </w:r>
      <w:proofErr w:type="spellStart"/>
      <w:r w:rsidRPr="001710BD">
        <w:t>ControllerAdvice</w:t>
      </w:r>
      <w:proofErr w:type="spellEnd"/>
      <w:r w:rsidRPr="001710BD">
        <w:t>?</w:t>
      </w:r>
    </w:p>
    <w:p w:rsidR="00536038" w:rsidRPr="001710BD" w:rsidRDefault="00536038">
      <w:proofErr w:type="gramStart"/>
      <w:r w:rsidRPr="001710BD">
        <w:t>public</w:t>
      </w:r>
      <w:proofErr w:type="gramEnd"/>
      <w:r w:rsidRPr="001710BD">
        <w:t xml:space="preserve"> abstract class </w:t>
      </w:r>
      <w:proofErr w:type="spellStart"/>
      <w:r w:rsidRPr="001710BD">
        <w:t>AbstractRestController</w:t>
      </w:r>
      <w:proofErr w:type="spellEnd"/>
      <w:r w:rsidRPr="001710BD">
        <w:t xml:space="preserve"> implements </w:t>
      </w:r>
      <w:proofErr w:type="spellStart"/>
      <w:r w:rsidRPr="001710BD">
        <w:t>ApplicationEventPublisherAware</w:t>
      </w:r>
      <w:proofErr w:type="spellEnd"/>
      <w:r w:rsidRPr="001710BD">
        <w:t xml:space="preserve"> {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final Logger log = </w:t>
      </w:r>
      <w:proofErr w:type="spellStart"/>
      <w:r w:rsidRPr="001710BD">
        <w:t>LoggerFactory.getLogger</w:t>
      </w:r>
      <w:proofErr w:type="spellEnd"/>
      <w:r w:rsidRPr="001710BD">
        <w:t>(</w:t>
      </w:r>
      <w:proofErr w:type="spellStart"/>
      <w:r w:rsidRPr="001710BD">
        <w:t>this.getClass</w:t>
      </w:r>
      <w:proofErr w:type="spellEnd"/>
      <w:r w:rsidRPr="001710BD">
        <w:t>());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</w:t>
      </w:r>
      <w:proofErr w:type="spellStart"/>
      <w:r w:rsidRPr="001710BD">
        <w:t>ApplicationEventPublisher</w:t>
      </w:r>
      <w:proofErr w:type="spellEnd"/>
      <w:r w:rsidRPr="001710BD">
        <w:t xml:space="preserve"> </w:t>
      </w:r>
      <w:proofErr w:type="spellStart"/>
      <w:r w:rsidRPr="001710BD">
        <w:t>eventPublisher</w:t>
      </w:r>
      <w:proofErr w:type="spellEnd"/>
      <w:r w:rsidRPr="001710BD">
        <w:t>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 DEFAULT_PAGE_SIZE = "30";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protected</w:t>
      </w:r>
      <w:proofErr w:type="gramEnd"/>
      <w:r w:rsidRPr="001710BD">
        <w:t xml:space="preserve"> static final String DEFAULT_PAGE_NUM = "0";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</w:t>
      </w:r>
      <w:proofErr w:type="spellStart"/>
      <w:r w:rsidRPr="001710BD">
        <w:t>ResponseStatus</w:t>
      </w:r>
      <w:proofErr w:type="spellEnd"/>
      <w:r w:rsidRPr="001710BD">
        <w:t>(</w:t>
      </w:r>
      <w:proofErr w:type="spellStart"/>
      <w:proofErr w:type="gramEnd"/>
      <w:r w:rsidRPr="001710BD">
        <w:t>HttpStatus.BAD_REQUEST</w:t>
      </w:r>
      <w:proofErr w:type="spellEnd"/>
      <w:r w:rsidRPr="001710BD">
        <w:t>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</w:t>
      </w:r>
      <w:proofErr w:type="spellStart"/>
      <w:r w:rsidRPr="001710BD">
        <w:t>ExceptionHandler</w:t>
      </w:r>
      <w:proofErr w:type="spellEnd"/>
      <w:r w:rsidRPr="001710BD">
        <w:t>(</w:t>
      </w:r>
      <w:proofErr w:type="gramEnd"/>
      <w:r w:rsidRPr="001710BD">
        <w:t>HTTP400Exception.class)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</w:t>
      </w:r>
      <w:proofErr w:type="spellStart"/>
      <w:r w:rsidRPr="001710BD">
        <w:t>ResponseBody</w:t>
      </w:r>
      <w:proofErr w:type="spellEnd"/>
    </w:p>
    <w:p w:rsidR="00536038" w:rsidRPr="001710BD" w:rsidRDefault="00536038">
      <w:r w:rsidRPr="001710BD">
        <w:t xml:space="preserve">    </w:t>
      </w:r>
      <w:proofErr w:type="spellStart"/>
      <w:r w:rsidRPr="001710BD">
        <w:t>RestAPIExceptionInfo</w:t>
      </w:r>
      <w:proofErr w:type="spellEnd"/>
      <w:r w:rsidRPr="001710BD">
        <w:t xml:space="preserve"> </w:t>
      </w:r>
      <w:proofErr w:type="spellStart"/>
      <w:proofErr w:type="gramStart"/>
      <w:r w:rsidRPr="001710BD">
        <w:t>handleDataStoreException</w:t>
      </w:r>
      <w:proofErr w:type="spellEnd"/>
      <w:r w:rsidRPr="001710BD">
        <w:t>(</w:t>
      </w:r>
      <w:proofErr w:type="gramEnd"/>
      <w:r w:rsidRPr="001710BD">
        <w:t xml:space="preserve">HTTP400Exception ex, </w:t>
      </w:r>
      <w:proofErr w:type="spellStart"/>
      <w:r w:rsidRPr="001710BD">
        <w:t>WebRequest</w:t>
      </w:r>
      <w:proofErr w:type="spellEnd"/>
      <w:r w:rsidRPr="001710BD">
        <w:t xml:space="preserve"> request, </w:t>
      </w:r>
      <w:proofErr w:type="spellStart"/>
      <w:r w:rsidRPr="001710BD">
        <w:t>HttpServletResponse</w:t>
      </w:r>
      <w:proofErr w:type="spellEnd"/>
      <w:r w:rsidRPr="001710BD">
        <w:t xml:space="preserve">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 xml:space="preserve">"Converting Data Store exception to </w:t>
      </w:r>
      <w:proofErr w:type="spellStart"/>
      <w:r w:rsidRPr="001710BD">
        <w:t>RestResponse</w:t>
      </w:r>
      <w:proofErr w:type="spellEnd"/>
      <w:r w:rsidRPr="001710BD">
        <w:t xml:space="preserve"> : " + </w:t>
      </w:r>
      <w:proofErr w:type="spellStart"/>
      <w:r w:rsidRPr="001710BD">
        <w:t>ex.getMessage</w:t>
      </w:r>
      <w:proofErr w:type="spellEnd"/>
      <w:r w:rsidRPr="001710BD">
        <w:t>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</w:t>
      </w:r>
      <w:proofErr w:type="spellStart"/>
      <w:r w:rsidRPr="001710BD">
        <w:t>RestAPIExceptionInfo</w:t>
      </w:r>
      <w:proofErr w:type="spellEnd"/>
      <w:r w:rsidRPr="001710BD">
        <w:t>(ex, "The Request did not have correct parameters / body etc. Please check");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</w:t>
      </w:r>
      <w:proofErr w:type="gramStart"/>
      <w:r w:rsidRPr="001710BD">
        <w:t>@</w:t>
      </w:r>
      <w:proofErr w:type="spellStart"/>
      <w:r w:rsidRPr="001710BD">
        <w:t>ResponseStatus</w:t>
      </w:r>
      <w:proofErr w:type="spellEnd"/>
      <w:r w:rsidRPr="001710BD">
        <w:t>(</w:t>
      </w:r>
      <w:proofErr w:type="spellStart"/>
      <w:proofErr w:type="gramEnd"/>
      <w:r w:rsidRPr="001710BD">
        <w:t>HttpStatus.NOT_FOUND</w:t>
      </w:r>
      <w:proofErr w:type="spellEnd"/>
      <w:r w:rsidRPr="001710BD">
        <w:t>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@</w:t>
      </w:r>
      <w:proofErr w:type="spellStart"/>
      <w:r w:rsidRPr="001710BD">
        <w:t>ExceptionHandler</w:t>
      </w:r>
      <w:proofErr w:type="spellEnd"/>
      <w:r w:rsidRPr="001710BD">
        <w:t>(</w:t>
      </w:r>
      <w:proofErr w:type="gramEnd"/>
      <w:r w:rsidRPr="001710BD">
        <w:t>HTTP404Exception.class)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</w:p>
    <w:p w:rsidR="00536038" w:rsidRPr="001710BD" w:rsidRDefault="00536038">
      <w:r w:rsidRPr="001710BD">
        <w:t xml:space="preserve">    @</w:t>
      </w:r>
      <w:proofErr w:type="spellStart"/>
      <w:r w:rsidRPr="001710BD">
        <w:t>ResponseBody</w:t>
      </w:r>
      <w:proofErr w:type="spellEnd"/>
    </w:p>
    <w:p w:rsidR="00536038" w:rsidRPr="001710BD" w:rsidRDefault="00536038">
      <w:r w:rsidRPr="001710BD">
        <w:t xml:space="preserve">    </w:t>
      </w:r>
      <w:proofErr w:type="spellStart"/>
      <w:r w:rsidRPr="001710BD">
        <w:t>RestAPIExceptionInfo</w:t>
      </w:r>
      <w:proofErr w:type="spellEnd"/>
      <w:r w:rsidRPr="001710BD">
        <w:t xml:space="preserve"> </w:t>
      </w:r>
      <w:proofErr w:type="spellStart"/>
      <w:proofErr w:type="gramStart"/>
      <w:r w:rsidRPr="001710BD">
        <w:t>handleResourceNotFoundException</w:t>
      </w:r>
      <w:proofErr w:type="spellEnd"/>
      <w:r w:rsidRPr="001710BD">
        <w:t>(</w:t>
      </w:r>
      <w:proofErr w:type="gramEnd"/>
      <w:r w:rsidRPr="001710BD">
        <w:t xml:space="preserve">HTTP404Exception ex, </w:t>
      </w:r>
      <w:proofErr w:type="spellStart"/>
      <w:r w:rsidRPr="001710BD">
        <w:t>WebRequest</w:t>
      </w:r>
      <w:proofErr w:type="spellEnd"/>
      <w:r w:rsidRPr="001710BD">
        <w:t xml:space="preserve"> request, </w:t>
      </w:r>
      <w:proofErr w:type="spellStart"/>
      <w:r w:rsidRPr="001710BD">
        <w:t>HttpServletResponse</w:t>
      </w:r>
      <w:proofErr w:type="spellEnd"/>
      <w:r w:rsidRPr="001710BD">
        <w:t xml:space="preserve"> response)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log.info(</w:t>
      </w:r>
      <w:proofErr w:type="gramEnd"/>
      <w:r w:rsidRPr="001710BD">
        <w:t>"</w:t>
      </w:r>
      <w:proofErr w:type="spellStart"/>
      <w:r w:rsidRPr="001710BD">
        <w:t>ResourceNotFoundException</w:t>
      </w:r>
      <w:proofErr w:type="spellEnd"/>
      <w:r w:rsidRPr="001710BD">
        <w:t xml:space="preserve"> handler:" + </w:t>
      </w:r>
      <w:proofErr w:type="spellStart"/>
      <w:r w:rsidRPr="001710BD">
        <w:t>ex.getMessage</w:t>
      </w:r>
      <w:proofErr w:type="spellEnd"/>
      <w:r w:rsidRPr="001710BD">
        <w:t>());</w:t>
      </w:r>
    </w:p>
    <w:p w:rsidR="00536038" w:rsidRPr="001710BD" w:rsidRDefault="00536038"/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new </w:t>
      </w:r>
      <w:proofErr w:type="spellStart"/>
      <w:r w:rsidRPr="001710BD">
        <w:t>RestAPIExceptionInfo</w:t>
      </w:r>
      <w:proofErr w:type="spellEnd"/>
      <w:r w:rsidRPr="001710BD">
        <w:t>(ex, "The Endpoint was not found.");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@Override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void </w:t>
      </w:r>
      <w:proofErr w:type="spellStart"/>
      <w:r w:rsidRPr="001710BD">
        <w:t>setApplicationEventPublisher</w:t>
      </w:r>
      <w:proofErr w:type="spellEnd"/>
      <w:r w:rsidRPr="001710BD">
        <w:t>(</w:t>
      </w:r>
      <w:proofErr w:type="spellStart"/>
      <w:r w:rsidRPr="001710BD">
        <w:t>ApplicationEventPublisher</w:t>
      </w:r>
      <w:proofErr w:type="spellEnd"/>
      <w:r w:rsidRPr="001710BD">
        <w:t xml:space="preserve"> </w:t>
      </w:r>
      <w:proofErr w:type="spellStart"/>
      <w:r w:rsidRPr="001710BD">
        <w:t>applicationEventPublisher</w:t>
      </w:r>
      <w:proofErr w:type="spellEnd"/>
      <w:r w:rsidRPr="001710BD">
        <w:t>) {</w:t>
      </w:r>
    </w:p>
    <w:p w:rsidR="00536038" w:rsidRPr="001710BD" w:rsidRDefault="00536038">
      <w:r w:rsidRPr="001710BD">
        <w:t xml:space="preserve">        </w:t>
      </w:r>
      <w:proofErr w:type="spellStart"/>
      <w:r w:rsidRPr="001710BD">
        <w:t>this.eventPublisher</w:t>
      </w:r>
      <w:proofErr w:type="spellEnd"/>
      <w:r w:rsidRPr="001710BD">
        <w:t xml:space="preserve"> = </w:t>
      </w:r>
      <w:proofErr w:type="spellStart"/>
      <w:r w:rsidRPr="001710BD">
        <w:t>applicationEventPublisher</w:t>
      </w:r>
      <w:proofErr w:type="spellEnd"/>
      <w:r w:rsidRPr="001710BD">
        <w:t>;</w:t>
      </w:r>
    </w:p>
    <w:p w:rsidR="00536038" w:rsidRPr="001710BD" w:rsidRDefault="00536038">
      <w:r w:rsidRPr="001710BD">
        <w:lastRenderedPageBreak/>
        <w:t xml:space="preserve">    }</w:t>
      </w:r>
    </w:p>
    <w:p w:rsidR="00536038" w:rsidRPr="001710BD" w:rsidRDefault="00536038"/>
    <w:p w:rsidR="00536038" w:rsidRPr="001710BD" w:rsidRDefault="00536038">
      <w:r w:rsidRPr="001710BD">
        <w:t xml:space="preserve">    //</w:t>
      </w:r>
      <w:proofErr w:type="spellStart"/>
      <w:r w:rsidRPr="001710BD">
        <w:t>todo</w:t>
      </w:r>
      <w:proofErr w:type="spellEnd"/>
      <w:r w:rsidRPr="001710BD">
        <w:t>: replace with exception mapping</w:t>
      </w:r>
    </w:p>
    <w:p w:rsidR="00536038" w:rsidRPr="001710BD" w:rsidRDefault="00536038">
      <w:r w:rsidRPr="001710BD">
        <w:t xml:space="preserve">    </w:t>
      </w:r>
      <w:proofErr w:type="gramStart"/>
      <w:r w:rsidRPr="001710BD">
        <w:t>public</w:t>
      </w:r>
      <w:proofErr w:type="gramEnd"/>
      <w:r w:rsidRPr="001710BD">
        <w:t xml:space="preserve"> static &lt;T&gt; T </w:t>
      </w:r>
      <w:proofErr w:type="spellStart"/>
      <w:r w:rsidRPr="001710BD">
        <w:t>checkResourceFound</w:t>
      </w:r>
      <w:proofErr w:type="spellEnd"/>
      <w:r w:rsidRPr="001710BD">
        <w:t>(final T resource) {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if</w:t>
      </w:r>
      <w:proofErr w:type="gramEnd"/>
      <w:r w:rsidRPr="001710BD">
        <w:t xml:space="preserve"> (resource == null) {</w:t>
      </w:r>
    </w:p>
    <w:p w:rsidR="00536038" w:rsidRPr="001710BD" w:rsidRDefault="00536038">
      <w:r w:rsidRPr="001710BD">
        <w:t xml:space="preserve">            </w:t>
      </w:r>
      <w:proofErr w:type="gramStart"/>
      <w:r w:rsidRPr="001710BD">
        <w:t>throw</w:t>
      </w:r>
      <w:proofErr w:type="gramEnd"/>
      <w:r w:rsidRPr="001710BD">
        <w:t xml:space="preserve"> new HTTP404Exception("resource not found");</w:t>
      </w:r>
    </w:p>
    <w:p w:rsidR="00536038" w:rsidRPr="001710BD" w:rsidRDefault="00536038">
      <w:r w:rsidRPr="001710BD">
        <w:t xml:space="preserve">        }</w:t>
      </w:r>
    </w:p>
    <w:p w:rsidR="00536038" w:rsidRPr="001710BD" w:rsidRDefault="00536038">
      <w:r w:rsidRPr="001710BD">
        <w:t xml:space="preserve">        </w:t>
      </w:r>
      <w:proofErr w:type="gramStart"/>
      <w:r w:rsidRPr="001710BD">
        <w:t>return</w:t>
      </w:r>
      <w:proofErr w:type="gramEnd"/>
      <w:r w:rsidRPr="001710BD">
        <w:t xml:space="preserve"> resource;</w:t>
      </w:r>
    </w:p>
    <w:p w:rsidR="00536038" w:rsidRPr="001710BD" w:rsidRDefault="00536038">
      <w:r w:rsidRPr="001710BD">
        <w:t xml:space="preserve">    }</w:t>
      </w:r>
    </w:p>
    <w:p w:rsidR="00536038" w:rsidRPr="001710BD" w:rsidRDefault="00536038"/>
    <w:p w:rsidR="00536038" w:rsidRPr="001710BD" w:rsidRDefault="00536038">
      <w:r w:rsidRPr="001710BD">
        <w:t>}</w:t>
      </w:r>
    </w:p>
    <w:p w:rsidR="00682648" w:rsidRDefault="00682648">
      <w:r>
        <w:rPr>
          <w:b/>
          <w:bCs/>
        </w:rPr>
        <w:br w:type="page"/>
      </w:r>
    </w:p>
    <w:p w:rsidR="00682648" w:rsidRDefault="00682648" w:rsidP="00682648">
      <w:pPr>
        <w:pStyle w:val="StyleHeading114ptBoldUnderlineLeft"/>
      </w:pPr>
    </w:p>
    <w:p w:rsidR="0006154B" w:rsidRDefault="0006154B" w:rsidP="0006154B">
      <w:pPr>
        <w:pStyle w:val="StyleHeading114ptBoldUnderlineLeft"/>
      </w:pPr>
      <w:bookmarkStart w:id="80" w:name="_Toc477559312"/>
      <w:r w:rsidRPr="00EA03DE">
        <w:t>1</w:t>
      </w:r>
      <w:r w:rsidR="006A738D">
        <w:t>.64</w:t>
      </w:r>
      <w:r>
        <w:t>–</w:t>
      </w:r>
      <w:r w:rsidRPr="00EA03DE">
        <w:t xml:space="preserve"> </w:t>
      </w:r>
      <w:r>
        <w:t xml:space="preserve">Generate </w:t>
      </w:r>
      <w:proofErr w:type="spellStart"/>
      <w:r w:rsidR="006A738D" w:rsidRPr="0021571C">
        <w:t>CustomerController</w:t>
      </w:r>
      <w:r w:rsidRPr="006A738D">
        <w:t>class</w:t>
      </w:r>
      <w:proofErr w:type="spellEnd"/>
      <w:r>
        <w:t xml:space="preserve"> in the </w:t>
      </w:r>
      <w:proofErr w:type="spellStart"/>
      <w:proofErr w:type="gramStart"/>
      <w:r>
        <w:t>rest.api</w:t>
      </w:r>
      <w:proofErr w:type="spellEnd"/>
      <w:r>
        <w:t xml:space="preserve"> </w:t>
      </w:r>
      <w:r w:rsidRPr="00EA03DE">
        <w:t xml:space="preserve"> package</w:t>
      </w:r>
      <w:bookmarkEnd w:id="80"/>
      <w:proofErr w:type="gramEnd"/>
    </w:p>
    <w:p w:rsidR="0006154B" w:rsidRDefault="0006154B" w:rsidP="0006154B">
      <w:pPr>
        <w:pStyle w:val="StyleHeading114ptBoldUnderlineLeft"/>
      </w:pPr>
    </w:p>
    <w:p w:rsidR="006A738D" w:rsidRPr="006A738D" w:rsidRDefault="006A738D">
      <w:proofErr w:type="gramStart"/>
      <w:r w:rsidRPr="006A738D">
        <w:t>package</w:t>
      </w:r>
      <w:proofErr w:type="gramEnd"/>
      <w:r w:rsidRPr="006A738D">
        <w:t xml:space="preserve"> </w:t>
      </w:r>
      <w:proofErr w:type="spellStart"/>
      <w:r w:rsidRPr="006A738D">
        <w:t>com.rollingstone.api.rest</w:t>
      </w:r>
      <w:proofErr w:type="spellEnd"/>
      <w:r w:rsidRPr="006A738D">
        <w:t>;</w:t>
      </w:r>
    </w:p>
    <w:p w:rsidR="006A738D" w:rsidRPr="006A738D" w:rsidRDefault="006A738D"/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java.util.List</w:t>
      </w:r>
      <w:proofErr w:type="spellEnd"/>
      <w:r w:rsidRPr="006A738D">
        <w:t>;</w:t>
      </w:r>
    </w:p>
    <w:p w:rsidR="006A738D" w:rsidRPr="006A738D" w:rsidRDefault="006A738D"/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javax.servlet.http.HttpServletRequest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javax.servlet.http.HttpServletResponse</w:t>
      </w:r>
      <w:proofErr w:type="spellEnd"/>
      <w:r w:rsidRPr="006A738D">
        <w:t>;</w:t>
      </w:r>
    </w:p>
    <w:p w:rsidR="006A738D" w:rsidRPr="006A738D" w:rsidRDefault="006A738D"/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org.springframework.beans.factory.annotation.Autowired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org.springframework.data.domain.Page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org.springframework.http.HttpStatus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org.springframework.web.bind.annotation.PathVariable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org.springframework.web.bind.annotation.RequestBody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org.springframework.web.bind.annotation.RequestMapping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org.springframework.web.bind.annotation.RequestMethod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org.springframework.web.bind.annotation.RequestParam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org.springframework.web.bind.annotation.ResponseBody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org.springframework.web.bind.annotation.ResponseStatus</w:t>
      </w:r>
      <w:proofErr w:type="spellEnd"/>
      <w:r w:rsidRPr="006A738D">
        <w:t>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org.springframework.web.bind.annotation.RestController</w:t>
      </w:r>
      <w:proofErr w:type="spellEnd"/>
      <w:r w:rsidRPr="006A738D">
        <w:t>;</w:t>
      </w:r>
    </w:p>
    <w:p w:rsidR="006A738D" w:rsidRPr="006A738D" w:rsidRDefault="006A738D"/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com.rollingstone.domain.Customer</w:t>
      </w:r>
      <w:proofErr w:type="spellEnd"/>
      <w:r w:rsidRPr="006A738D">
        <w:t>;</w:t>
      </w:r>
    </w:p>
    <w:p w:rsidR="006A738D" w:rsidRPr="006A738D" w:rsidDel="008A55CA" w:rsidRDefault="006A738D">
      <w:pPr>
        <w:rPr>
          <w:del w:id="81" w:author="Caree2" w:date="2017-04-30T09:06:00Z"/>
        </w:rPr>
      </w:pPr>
      <w:del w:id="82" w:author="Caree2" w:date="2017-04-30T09:06:00Z">
        <w:r w:rsidRPr="006A738D" w:rsidDel="008A55CA">
          <w:delText>import com.rollingstone.domain.User;</w:delText>
        </w:r>
      </w:del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com.rollingstone.exception.HTTP400Exception;</w:t>
      </w:r>
    </w:p>
    <w:p w:rsidR="006A738D" w:rsidRPr="006A738D" w:rsidRDefault="006A738D">
      <w:proofErr w:type="gramStart"/>
      <w:r w:rsidRPr="006A738D">
        <w:t>import</w:t>
      </w:r>
      <w:proofErr w:type="gramEnd"/>
      <w:r w:rsidRPr="006A738D">
        <w:t xml:space="preserve"> </w:t>
      </w:r>
      <w:proofErr w:type="spellStart"/>
      <w:r w:rsidRPr="006A738D">
        <w:t>com.rollingstone.service.RsMortgageCustomerService</w:t>
      </w:r>
      <w:proofErr w:type="spellEnd"/>
      <w:r w:rsidRPr="006A738D">
        <w:t>;</w:t>
      </w:r>
    </w:p>
    <w:p w:rsidR="006A738D" w:rsidRPr="006A738D" w:rsidRDefault="006A738D">
      <w:r w:rsidRPr="006A738D">
        <w:t>/*</w:t>
      </w:r>
    </w:p>
    <w:p w:rsidR="006A738D" w:rsidRPr="006A738D" w:rsidRDefault="006A738D">
      <w:r w:rsidRPr="006A738D">
        <w:t xml:space="preserve"> * Demonstrates how to set up RESTful API endpoints using Spring MVC</w:t>
      </w:r>
    </w:p>
    <w:p w:rsidR="006A738D" w:rsidRPr="006A738D" w:rsidRDefault="006A738D">
      <w:r w:rsidRPr="006A738D">
        <w:t xml:space="preserve"> */</w:t>
      </w:r>
    </w:p>
    <w:p w:rsidR="006A738D" w:rsidRPr="006A738D" w:rsidRDefault="006A738D"/>
    <w:p w:rsidR="006A738D" w:rsidRPr="006A738D" w:rsidRDefault="006A738D">
      <w:r w:rsidRPr="006A738D">
        <w:t>@</w:t>
      </w:r>
      <w:proofErr w:type="spellStart"/>
      <w:r w:rsidRPr="006A738D">
        <w:t>RestController</w:t>
      </w:r>
      <w:proofErr w:type="spellEnd"/>
    </w:p>
    <w:p w:rsidR="006A738D" w:rsidRPr="006A738D" w:rsidRDefault="006A738D"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"/</w:t>
      </w:r>
      <w:proofErr w:type="spellStart"/>
      <w:r w:rsidRPr="006A738D">
        <w:t>rsmortgage-customerservice</w:t>
      </w:r>
      <w:proofErr w:type="spellEnd"/>
      <w:r w:rsidRPr="006A738D">
        <w:t>/v1/customer")</w:t>
      </w:r>
    </w:p>
    <w:p w:rsidR="006A738D" w:rsidRPr="006A738D" w:rsidRDefault="006A738D">
      <w:proofErr w:type="gramStart"/>
      <w:r w:rsidRPr="006A738D">
        <w:t>public</w:t>
      </w:r>
      <w:proofErr w:type="gramEnd"/>
      <w:r w:rsidRPr="006A738D">
        <w:t xml:space="preserve"> class </w:t>
      </w:r>
      <w:proofErr w:type="spellStart"/>
      <w:r w:rsidRPr="006A738D">
        <w:t>CustomerController</w:t>
      </w:r>
      <w:proofErr w:type="spellEnd"/>
      <w:r w:rsidRPr="006A738D">
        <w:t xml:space="preserve"> extends </w:t>
      </w:r>
      <w:proofErr w:type="spellStart"/>
      <w:r w:rsidRPr="006A738D">
        <w:t>AbstractRestController</w:t>
      </w:r>
      <w:proofErr w:type="spellEnd"/>
      <w:r w:rsidRPr="006A738D">
        <w:t xml:space="preserve"> {</w:t>
      </w:r>
    </w:p>
    <w:p w:rsidR="006A738D" w:rsidRPr="006A738D" w:rsidRDefault="006A738D"/>
    <w:p w:rsidR="006A738D" w:rsidRPr="006A738D" w:rsidRDefault="006A738D">
      <w:r w:rsidRPr="006A738D">
        <w:t xml:space="preserve">    @</w:t>
      </w:r>
      <w:proofErr w:type="spellStart"/>
      <w:r w:rsidRPr="006A738D">
        <w:t>Autowired</w:t>
      </w:r>
      <w:proofErr w:type="spellEnd"/>
    </w:p>
    <w:p w:rsidR="006A738D" w:rsidRPr="006A738D" w:rsidRDefault="006A738D">
      <w:r w:rsidRPr="006A738D">
        <w:t xml:space="preserve">    </w:t>
      </w:r>
      <w:proofErr w:type="gramStart"/>
      <w:r w:rsidRPr="006A738D">
        <w:t>private</w:t>
      </w:r>
      <w:proofErr w:type="gramEnd"/>
      <w:r w:rsidRPr="006A738D">
        <w:t xml:space="preserve"> </w:t>
      </w:r>
      <w:proofErr w:type="spellStart"/>
      <w:r w:rsidRPr="006A738D">
        <w:t>RsMortgageCustomerService</w:t>
      </w:r>
      <w:proofErr w:type="spellEnd"/>
      <w:r w:rsidRPr="006A738D">
        <w:t xml:space="preserve"> </w:t>
      </w:r>
      <w:proofErr w:type="spellStart"/>
      <w:r w:rsidRPr="006A738D">
        <w:t>customerService</w:t>
      </w:r>
      <w:proofErr w:type="spellEnd"/>
      <w:r w:rsidRPr="006A738D">
        <w:t>;</w:t>
      </w:r>
    </w:p>
    <w:p w:rsidR="006A738D" w:rsidRPr="006A738D" w:rsidRDefault="006A738D">
      <w:r w:rsidRPr="006A738D">
        <w:t xml:space="preserve">  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RequestMethod.POST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consumes</w:t>
      </w:r>
      <w:proofErr w:type="gramEnd"/>
      <w:r w:rsidRPr="006A738D">
        <w:t xml:space="preserve"> = {"application/json", "application/xml"},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HttpStatus.CREATED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  <w:r w:rsidRPr="006A738D">
        <w:t xml:space="preserve"> void </w:t>
      </w:r>
      <w:proofErr w:type="spellStart"/>
      <w:r w:rsidRPr="006A738D">
        <w:t>createCustomer</w:t>
      </w:r>
      <w:proofErr w:type="spellEnd"/>
      <w:r w:rsidRPr="006A738D">
        <w:t>(@</w:t>
      </w:r>
      <w:proofErr w:type="spellStart"/>
      <w:r w:rsidRPr="006A738D">
        <w:t>RequestBody</w:t>
      </w:r>
      <w:proofErr w:type="spellEnd"/>
      <w:r w:rsidRPr="006A738D">
        <w:t xml:space="preserve"> Customer </w:t>
      </w:r>
      <w:proofErr w:type="spellStart"/>
      <w:r w:rsidRPr="006A738D">
        <w:t>customer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                     </w:t>
      </w:r>
      <w:proofErr w:type="spellStart"/>
      <w:r w:rsidRPr="006A738D">
        <w:t>HttpServletRequest</w:t>
      </w:r>
      <w:proofErr w:type="spellEnd"/>
      <w:r w:rsidRPr="006A738D">
        <w:t xml:space="preserve"> request, </w:t>
      </w:r>
      <w:proofErr w:type="spellStart"/>
      <w:r w:rsidRPr="006A738D">
        <w:t>HttpServletResponse</w:t>
      </w:r>
      <w:proofErr w:type="spellEnd"/>
      <w:r w:rsidRPr="006A738D">
        <w:t xml:space="preserve"> response) {</w:t>
      </w:r>
    </w:p>
    <w:p w:rsidR="006A738D" w:rsidRPr="006A738D" w:rsidRDefault="006A738D">
      <w:r w:rsidRPr="006A738D">
        <w:t xml:space="preserve">    </w:t>
      </w:r>
      <w:r w:rsidRPr="006A738D">
        <w:tab/>
        <w:t xml:space="preserve">Customer </w:t>
      </w:r>
      <w:proofErr w:type="spellStart"/>
      <w:r w:rsidRPr="006A738D">
        <w:t>createdCustomer</w:t>
      </w:r>
      <w:proofErr w:type="spellEnd"/>
      <w:r w:rsidRPr="006A738D">
        <w:t xml:space="preserve"> = </w:t>
      </w:r>
      <w:proofErr w:type="spellStart"/>
      <w:proofErr w:type="gramStart"/>
      <w:r w:rsidRPr="006A738D">
        <w:t>this.customerService.createCustomer</w:t>
      </w:r>
      <w:proofErr w:type="spellEnd"/>
      <w:r w:rsidRPr="006A738D">
        <w:t>(</w:t>
      </w:r>
      <w:proofErr w:type="gramEnd"/>
      <w:r w:rsidRPr="006A738D">
        <w:t>customer);</w:t>
      </w:r>
    </w:p>
    <w:p w:rsidR="006A738D" w:rsidRPr="006A738D" w:rsidRDefault="006A738D">
      <w:r w:rsidRPr="006A738D">
        <w:lastRenderedPageBreak/>
        <w:t xml:space="preserve">        </w:t>
      </w:r>
      <w:proofErr w:type="spellStart"/>
      <w:proofErr w:type="gramStart"/>
      <w:r w:rsidRPr="006A738D">
        <w:t>response.setHeader</w:t>
      </w:r>
      <w:proofErr w:type="spellEnd"/>
      <w:r w:rsidRPr="006A738D">
        <w:t>(</w:t>
      </w:r>
      <w:proofErr w:type="gramEnd"/>
      <w:r w:rsidRPr="006A738D">
        <w:t>"Location", request.getRequestURL().append("/").append(createdCustomer.getId()).toString());</w:t>
      </w:r>
    </w:p>
    <w:p w:rsidR="006A738D" w:rsidRPr="006A738D" w:rsidRDefault="006A738D">
      <w:r w:rsidRPr="006A738D">
        <w:t xml:space="preserve">    }</w:t>
      </w:r>
    </w:p>
    <w:p w:rsidR="006A738D" w:rsidRPr="006A738D" w:rsidRDefault="006A738D"/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RequestMethod.GET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HttpStatus.OK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</w:p>
    <w:p w:rsidR="006A738D" w:rsidRPr="006A738D" w:rsidRDefault="006A738D">
      <w:r w:rsidRPr="006A738D">
        <w:t xml:space="preserve">    @</w:t>
      </w:r>
      <w:proofErr w:type="spellStart"/>
      <w:r w:rsidRPr="006A738D">
        <w:t>ResponseBody</w:t>
      </w:r>
      <w:proofErr w:type="spellEnd"/>
    </w:p>
    <w:p w:rsidR="006A738D" w:rsidRPr="006A738D" w:rsidRDefault="006A738D">
      <w:r w:rsidRPr="006A738D">
        <w:t xml:space="preserve">    Page&lt;Customer&gt; </w:t>
      </w:r>
      <w:proofErr w:type="spellStart"/>
      <w:proofErr w:type="gramStart"/>
      <w:r w:rsidRPr="006A738D">
        <w:t>getAllCustomersByPage</w:t>
      </w:r>
      <w:proofErr w:type="spellEnd"/>
      <w:r w:rsidRPr="006A738D">
        <w:t>(</w:t>
      </w:r>
      <w:proofErr w:type="gramEnd"/>
      <w:r w:rsidRPr="006A738D">
        <w:t>@</w:t>
      </w:r>
      <w:proofErr w:type="spellStart"/>
      <w:r w:rsidRPr="006A738D">
        <w:t>RequestParam</w:t>
      </w:r>
      <w:proofErr w:type="spellEnd"/>
      <w:r w:rsidRPr="006A738D">
        <w:t xml:space="preserve">(value = "page", required = true, </w:t>
      </w:r>
      <w:proofErr w:type="spellStart"/>
      <w:r w:rsidRPr="006A738D">
        <w:t>defaultValue</w:t>
      </w:r>
      <w:proofErr w:type="spellEnd"/>
      <w:r w:rsidRPr="006A738D">
        <w:t xml:space="preserve"> = DEFAULT_PAGE_NUM) Integer page,</w:t>
      </w:r>
    </w:p>
    <w:p w:rsidR="006A738D" w:rsidRPr="006A738D" w:rsidRDefault="006A738D">
      <w:r w:rsidRPr="006A738D">
        <w:t xml:space="preserve">                                      </w:t>
      </w:r>
      <w:proofErr w:type="gramStart"/>
      <w:r w:rsidRPr="006A738D">
        <w:t>@</w:t>
      </w:r>
      <w:proofErr w:type="spellStart"/>
      <w:r w:rsidRPr="006A738D">
        <w:t>RequestParam</w:t>
      </w:r>
      <w:proofErr w:type="spellEnd"/>
      <w:r w:rsidRPr="006A738D">
        <w:t>(</w:t>
      </w:r>
      <w:proofErr w:type="gramEnd"/>
      <w:r w:rsidRPr="006A738D">
        <w:t xml:space="preserve">value = "size", required = true, </w:t>
      </w:r>
      <w:proofErr w:type="spellStart"/>
      <w:r w:rsidRPr="006A738D">
        <w:t>defaultValue</w:t>
      </w:r>
      <w:proofErr w:type="spellEnd"/>
      <w:r w:rsidRPr="006A738D">
        <w:t xml:space="preserve"> = DEFAULT_PAGE_SIZE) Integer size,</w:t>
      </w:r>
    </w:p>
    <w:p w:rsidR="006A738D" w:rsidRPr="006A738D" w:rsidRDefault="006A738D">
      <w:r w:rsidRPr="006A738D">
        <w:t xml:space="preserve">                                      </w:t>
      </w:r>
      <w:proofErr w:type="spellStart"/>
      <w:r w:rsidRPr="006A738D">
        <w:t>HttpServletRequest</w:t>
      </w:r>
      <w:proofErr w:type="spellEnd"/>
      <w:r w:rsidRPr="006A738D">
        <w:t xml:space="preserve"> request, </w:t>
      </w:r>
      <w:proofErr w:type="spellStart"/>
      <w:r w:rsidRPr="006A738D">
        <w:t>HttpServletResponse</w:t>
      </w:r>
      <w:proofErr w:type="spellEnd"/>
      <w:r w:rsidRPr="006A738D">
        <w:t xml:space="preserve"> response) {</w:t>
      </w:r>
    </w:p>
    <w:p w:rsidR="006A738D" w:rsidRPr="006A738D" w:rsidRDefault="006A738D">
      <w:r w:rsidRPr="006A738D">
        <w:t xml:space="preserve">        </w:t>
      </w:r>
      <w:proofErr w:type="gramStart"/>
      <w:r w:rsidRPr="006A738D">
        <w:t>return</w:t>
      </w:r>
      <w:proofErr w:type="gramEnd"/>
      <w:r w:rsidRPr="006A738D">
        <w:t xml:space="preserve"> </w:t>
      </w:r>
      <w:proofErr w:type="spellStart"/>
      <w:r w:rsidRPr="006A738D">
        <w:t>this.customerService.getAllCustomersByPage</w:t>
      </w:r>
      <w:proofErr w:type="spellEnd"/>
      <w:r w:rsidRPr="006A738D">
        <w:t>(page, size);</w:t>
      </w:r>
    </w:p>
    <w:p w:rsidR="006A738D" w:rsidRPr="006A738D" w:rsidRDefault="006A738D">
      <w:r w:rsidRPr="006A738D">
        <w:t xml:space="preserve">    }</w:t>
      </w:r>
    </w:p>
    <w:p w:rsidR="006A738D" w:rsidRPr="006A738D" w:rsidRDefault="006A738D">
      <w:r w:rsidRPr="006A738D">
        <w:t xml:space="preserve">    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"/all",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RequestMethod.GET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HttpStatus.OK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</w:p>
    <w:p w:rsidR="006A738D" w:rsidRPr="006A738D" w:rsidRDefault="006A738D">
      <w:r w:rsidRPr="006A738D">
        <w:t xml:space="preserve">    @</w:t>
      </w:r>
      <w:proofErr w:type="spellStart"/>
      <w:r w:rsidRPr="006A738D">
        <w:t>ResponseBody</w:t>
      </w:r>
      <w:proofErr w:type="spellEnd"/>
    </w:p>
    <w:p w:rsidR="006A738D" w:rsidRPr="006A738D" w:rsidRDefault="006A738D">
      <w:r w:rsidRPr="006A738D">
        <w:t xml:space="preserve">    List&lt;Customer&gt; </w:t>
      </w:r>
      <w:proofErr w:type="spellStart"/>
      <w:proofErr w:type="gramStart"/>
      <w:r w:rsidRPr="006A738D">
        <w:t>getAllCustomers</w:t>
      </w:r>
      <w:proofErr w:type="spellEnd"/>
      <w:r w:rsidRPr="006A738D">
        <w:t>(</w:t>
      </w:r>
      <w:proofErr w:type="gramEnd"/>
      <w:r w:rsidRPr="006A738D">
        <w:t>@</w:t>
      </w:r>
      <w:proofErr w:type="spellStart"/>
      <w:r w:rsidRPr="006A738D">
        <w:t>RequestParam</w:t>
      </w:r>
      <w:proofErr w:type="spellEnd"/>
      <w:r w:rsidRPr="006A738D">
        <w:t xml:space="preserve">(value = "page", required = true, </w:t>
      </w:r>
      <w:proofErr w:type="spellStart"/>
      <w:r w:rsidRPr="006A738D">
        <w:t>defaultValue</w:t>
      </w:r>
      <w:proofErr w:type="spellEnd"/>
      <w:r w:rsidRPr="006A738D">
        <w:t xml:space="preserve"> = DEFAULT_PAGE_NUM) Integer page,</w:t>
      </w:r>
    </w:p>
    <w:p w:rsidR="006A738D" w:rsidRPr="006A738D" w:rsidRDefault="006A738D">
      <w:r w:rsidRPr="006A738D">
        <w:t xml:space="preserve">                                      </w:t>
      </w:r>
      <w:proofErr w:type="gramStart"/>
      <w:r w:rsidRPr="006A738D">
        <w:t>@</w:t>
      </w:r>
      <w:proofErr w:type="spellStart"/>
      <w:r w:rsidRPr="006A738D">
        <w:t>RequestParam</w:t>
      </w:r>
      <w:proofErr w:type="spellEnd"/>
      <w:r w:rsidRPr="006A738D">
        <w:t>(</w:t>
      </w:r>
      <w:proofErr w:type="gramEnd"/>
      <w:r w:rsidRPr="006A738D">
        <w:t xml:space="preserve">value = "size", required = true, </w:t>
      </w:r>
      <w:proofErr w:type="spellStart"/>
      <w:r w:rsidRPr="006A738D">
        <w:t>defaultValue</w:t>
      </w:r>
      <w:proofErr w:type="spellEnd"/>
      <w:r w:rsidRPr="006A738D">
        <w:t xml:space="preserve"> = DEFAULT_PAGE_SIZE) Integer size,</w:t>
      </w:r>
    </w:p>
    <w:p w:rsidR="006A738D" w:rsidRPr="006A738D" w:rsidRDefault="006A738D">
      <w:r w:rsidRPr="006A738D">
        <w:t xml:space="preserve">                                      </w:t>
      </w:r>
      <w:proofErr w:type="spellStart"/>
      <w:r w:rsidRPr="006A738D">
        <w:t>HttpServletRequest</w:t>
      </w:r>
      <w:proofErr w:type="spellEnd"/>
      <w:r w:rsidRPr="006A738D">
        <w:t xml:space="preserve"> request, </w:t>
      </w:r>
      <w:proofErr w:type="spellStart"/>
      <w:r w:rsidRPr="006A738D">
        <w:t>HttpServletResponse</w:t>
      </w:r>
      <w:proofErr w:type="spellEnd"/>
      <w:r w:rsidRPr="006A738D">
        <w:t xml:space="preserve"> response) {</w:t>
      </w:r>
    </w:p>
    <w:p w:rsidR="006A738D" w:rsidRPr="006A738D" w:rsidRDefault="006A738D">
      <w:r w:rsidRPr="006A738D">
        <w:t xml:space="preserve">        </w:t>
      </w:r>
      <w:proofErr w:type="gramStart"/>
      <w:r w:rsidRPr="006A738D">
        <w:t>return</w:t>
      </w:r>
      <w:proofErr w:type="gramEnd"/>
      <w:r w:rsidRPr="006A738D">
        <w:t xml:space="preserve"> </w:t>
      </w:r>
      <w:proofErr w:type="spellStart"/>
      <w:r w:rsidRPr="006A738D">
        <w:t>this.customerService.getAllCustomers</w:t>
      </w:r>
      <w:proofErr w:type="spellEnd"/>
      <w:r w:rsidRPr="006A738D">
        <w:t>();</w:t>
      </w:r>
    </w:p>
    <w:p w:rsidR="006A738D" w:rsidRPr="006A738D" w:rsidRDefault="006A738D">
      <w:r w:rsidRPr="006A738D">
        <w:t xml:space="preserve">    }</w:t>
      </w:r>
    </w:p>
    <w:p w:rsidR="006A738D" w:rsidRPr="006A738D" w:rsidRDefault="006A738D">
      <w:r w:rsidRPr="006A738D">
        <w:t xml:space="preserve">    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"/simple/{id}")</w:t>
      </w:r>
    </w:p>
    <w:p w:rsidR="006A738D" w:rsidRPr="006A738D" w:rsidRDefault="006A738D">
      <w:r w:rsidRPr="006A738D">
        <w:tab/>
      </w:r>
      <w:proofErr w:type="gramStart"/>
      <w:r w:rsidRPr="006A738D">
        <w:t>public</w:t>
      </w:r>
      <w:proofErr w:type="gramEnd"/>
      <w:r w:rsidRPr="006A738D">
        <w:t xml:space="preserve"> Customer </w:t>
      </w:r>
      <w:proofErr w:type="spellStart"/>
      <w:r w:rsidRPr="006A738D">
        <w:t>getSimpleCustomer</w:t>
      </w:r>
      <w:proofErr w:type="spellEnd"/>
      <w:r w:rsidRPr="006A738D">
        <w:t>(@</w:t>
      </w:r>
      <w:proofErr w:type="spellStart"/>
      <w:r w:rsidRPr="006A738D">
        <w:t>PathVariable</w:t>
      </w:r>
      <w:proofErr w:type="spellEnd"/>
      <w:r w:rsidRPr="006A738D">
        <w:t>("id") Long id) {</w:t>
      </w:r>
    </w:p>
    <w:p w:rsidR="006A738D" w:rsidRPr="006A738D" w:rsidRDefault="006A738D">
      <w:r w:rsidRPr="006A738D">
        <w:t xml:space="preserve">    </w:t>
      </w:r>
      <w:r w:rsidRPr="006A738D">
        <w:tab/>
        <w:t xml:space="preserve">Customer </w:t>
      </w:r>
      <w:proofErr w:type="spellStart"/>
      <w:r w:rsidRPr="006A738D">
        <w:t>customer</w:t>
      </w:r>
      <w:proofErr w:type="spellEnd"/>
      <w:r w:rsidRPr="006A738D">
        <w:t xml:space="preserve"> = </w:t>
      </w:r>
      <w:proofErr w:type="spellStart"/>
      <w:proofErr w:type="gramStart"/>
      <w:r w:rsidRPr="006A738D">
        <w:t>this.customerService.getCustomer</w:t>
      </w:r>
      <w:proofErr w:type="spellEnd"/>
      <w:r w:rsidRPr="006A738D">
        <w:t>(</w:t>
      </w:r>
      <w:proofErr w:type="gramEnd"/>
      <w:r w:rsidRPr="006A738D">
        <w:t>id);</w:t>
      </w:r>
    </w:p>
    <w:p w:rsidR="006A738D" w:rsidRPr="006A738D" w:rsidRDefault="006A738D">
      <w:r w:rsidRPr="006A738D">
        <w:t xml:space="preserve">         </w:t>
      </w:r>
      <w:proofErr w:type="spellStart"/>
      <w:proofErr w:type="gramStart"/>
      <w:r w:rsidRPr="006A738D">
        <w:t>checkResourceFound</w:t>
      </w:r>
      <w:proofErr w:type="spellEnd"/>
      <w:r w:rsidRPr="006A738D">
        <w:t>(</w:t>
      </w:r>
      <w:proofErr w:type="gramEnd"/>
      <w:r w:rsidRPr="006A738D">
        <w:t>customer);</w:t>
      </w:r>
    </w:p>
    <w:p w:rsidR="006A738D" w:rsidRPr="006A738D" w:rsidRDefault="006A738D">
      <w:r w:rsidRPr="006A738D">
        <w:t xml:space="preserve">         </w:t>
      </w:r>
      <w:proofErr w:type="gramStart"/>
      <w:r w:rsidRPr="006A738D">
        <w:t>return</w:t>
      </w:r>
      <w:proofErr w:type="gramEnd"/>
      <w:r w:rsidRPr="006A738D">
        <w:t xml:space="preserve"> customer;</w:t>
      </w:r>
    </w:p>
    <w:p w:rsidR="006A738D" w:rsidRPr="006A738D" w:rsidRDefault="006A738D">
      <w:r w:rsidRPr="006A738D">
        <w:tab/>
        <w:t>}</w:t>
      </w:r>
    </w:p>
    <w:p w:rsidR="006A738D" w:rsidRPr="006A738D" w:rsidRDefault="006A738D"/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"/{id}",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RequestMethod.GET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HttpStatus.OK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</w:p>
    <w:p w:rsidR="006A738D" w:rsidRPr="006A738D" w:rsidRDefault="006A738D">
      <w:r w:rsidRPr="006A738D">
        <w:t xml:space="preserve">    @</w:t>
      </w:r>
      <w:proofErr w:type="spellStart"/>
      <w:r w:rsidRPr="006A738D">
        <w:t>ResponseBody</w:t>
      </w:r>
      <w:proofErr w:type="spellEnd"/>
    </w:p>
    <w:p w:rsidR="006A738D" w:rsidRPr="006A738D" w:rsidRDefault="006A738D">
      <w:r w:rsidRPr="006A738D">
        <w:lastRenderedPageBreak/>
        <w:t xml:space="preserve">    Customer </w:t>
      </w:r>
      <w:proofErr w:type="spellStart"/>
      <w:proofErr w:type="gramStart"/>
      <w:r w:rsidRPr="006A738D">
        <w:t>getCustomer</w:t>
      </w:r>
      <w:proofErr w:type="spellEnd"/>
      <w:r w:rsidRPr="006A738D">
        <w:t>(</w:t>
      </w:r>
      <w:proofErr w:type="gramEnd"/>
      <w:r w:rsidRPr="006A738D">
        <w:t>@</w:t>
      </w:r>
      <w:proofErr w:type="spellStart"/>
      <w:r w:rsidRPr="006A738D">
        <w:t>PathVariable</w:t>
      </w:r>
      <w:proofErr w:type="spellEnd"/>
      <w:r w:rsidRPr="006A738D">
        <w:t>("id") Long id,</w:t>
      </w:r>
    </w:p>
    <w:p w:rsidR="006A738D" w:rsidRPr="006A738D" w:rsidRDefault="006A738D">
      <w:r w:rsidRPr="006A738D">
        <w:t xml:space="preserve">                             </w:t>
      </w:r>
      <w:proofErr w:type="spellStart"/>
      <w:r w:rsidRPr="006A738D">
        <w:t>HttpServletRequest</w:t>
      </w:r>
      <w:proofErr w:type="spellEnd"/>
      <w:r w:rsidRPr="006A738D">
        <w:t xml:space="preserve"> request, </w:t>
      </w:r>
      <w:proofErr w:type="spellStart"/>
      <w:r w:rsidRPr="006A738D">
        <w:t>HttpServletResponse</w:t>
      </w:r>
      <w:proofErr w:type="spellEnd"/>
      <w:r w:rsidRPr="006A738D">
        <w:t xml:space="preserve"> response) throws Exception {</w:t>
      </w:r>
    </w:p>
    <w:p w:rsidR="006A738D" w:rsidRPr="006A738D" w:rsidRDefault="006A738D">
      <w:r w:rsidRPr="006A738D">
        <w:t xml:space="preserve">    </w:t>
      </w:r>
      <w:r w:rsidRPr="006A738D">
        <w:tab/>
        <w:t xml:space="preserve">Customer </w:t>
      </w:r>
      <w:proofErr w:type="spellStart"/>
      <w:r w:rsidRPr="006A738D">
        <w:t>customer</w:t>
      </w:r>
      <w:proofErr w:type="spellEnd"/>
      <w:r w:rsidRPr="006A738D">
        <w:t xml:space="preserve"> = </w:t>
      </w:r>
      <w:proofErr w:type="spellStart"/>
      <w:proofErr w:type="gramStart"/>
      <w:r w:rsidRPr="006A738D">
        <w:t>this.customerService.getCustomer</w:t>
      </w:r>
      <w:proofErr w:type="spellEnd"/>
      <w:r w:rsidRPr="006A738D">
        <w:t>(</w:t>
      </w:r>
      <w:proofErr w:type="gramEnd"/>
      <w:r w:rsidRPr="006A738D">
        <w:t>id);</w:t>
      </w:r>
    </w:p>
    <w:p w:rsidR="006A738D" w:rsidRPr="006A738D" w:rsidRDefault="006A738D">
      <w:r w:rsidRPr="006A738D">
        <w:t xml:space="preserve">        </w:t>
      </w:r>
      <w:proofErr w:type="spellStart"/>
      <w:proofErr w:type="gramStart"/>
      <w:r w:rsidRPr="006A738D">
        <w:t>checkResourceFound</w:t>
      </w:r>
      <w:proofErr w:type="spellEnd"/>
      <w:r w:rsidRPr="006A738D">
        <w:t>(</w:t>
      </w:r>
      <w:proofErr w:type="gramEnd"/>
      <w:r w:rsidRPr="006A738D">
        <w:t>customer);</w:t>
      </w:r>
    </w:p>
    <w:p w:rsidR="006A738D" w:rsidRPr="006A738D" w:rsidRDefault="006A738D">
      <w:r w:rsidRPr="006A738D">
        <w:t xml:space="preserve">        </w:t>
      </w:r>
      <w:proofErr w:type="gramStart"/>
      <w:r w:rsidRPr="006A738D">
        <w:t>return</w:t>
      </w:r>
      <w:proofErr w:type="gramEnd"/>
      <w:r w:rsidRPr="006A738D">
        <w:t xml:space="preserve"> customer;</w:t>
      </w:r>
    </w:p>
    <w:p w:rsidR="006A738D" w:rsidRPr="006A738D" w:rsidRDefault="006A738D">
      <w:r w:rsidRPr="006A738D">
        <w:t xml:space="preserve">    }</w:t>
      </w:r>
    </w:p>
    <w:p w:rsidR="006A738D" w:rsidRPr="006A738D" w:rsidRDefault="006A738D"/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"/{id}",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RequestMethod.PUT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consumes</w:t>
      </w:r>
      <w:proofErr w:type="gramEnd"/>
      <w:r w:rsidRPr="006A738D">
        <w:t xml:space="preserve"> = {"application/json", "application/xml"},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HttpStatus.NO_CONTENT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  <w:r w:rsidRPr="006A738D">
        <w:t xml:space="preserve"> void </w:t>
      </w:r>
      <w:proofErr w:type="spellStart"/>
      <w:r w:rsidRPr="006A738D">
        <w:t>updateCustomer</w:t>
      </w:r>
      <w:proofErr w:type="spellEnd"/>
      <w:r w:rsidRPr="006A738D">
        <w:t>(@</w:t>
      </w:r>
      <w:proofErr w:type="spellStart"/>
      <w:r w:rsidRPr="006A738D">
        <w:t>PathVariable</w:t>
      </w:r>
      <w:proofErr w:type="spellEnd"/>
      <w:r w:rsidRPr="006A738D">
        <w:t>("id") Long id, @</w:t>
      </w:r>
      <w:proofErr w:type="spellStart"/>
      <w:r w:rsidRPr="006A738D">
        <w:t>RequestBody</w:t>
      </w:r>
      <w:proofErr w:type="spellEnd"/>
      <w:r w:rsidRPr="006A738D">
        <w:t xml:space="preserve"> Customer </w:t>
      </w:r>
      <w:proofErr w:type="spellStart"/>
      <w:r w:rsidRPr="006A738D">
        <w:t>customer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                     </w:t>
      </w:r>
      <w:proofErr w:type="spellStart"/>
      <w:r w:rsidRPr="006A738D">
        <w:t>HttpServletRequest</w:t>
      </w:r>
      <w:proofErr w:type="spellEnd"/>
      <w:r w:rsidRPr="006A738D">
        <w:t xml:space="preserve"> request, </w:t>
      </w:r>
      <w:proofErr w:type="spellStart"/>
      <w:r w:rsidRPr="006A738D">
        <w:t>HttpServletResponse</w:t>
      </w:r>
      <w:proofErr w:type="spellEnd"/>
      <w:r w:rsidRPr="006A738D">
        <w:t xml:space="preserve"> response) {</w:t>
      </w:r>
    </w:p>
    <w:p w:rsidR="006A738D" w:rsidRPr="006A738D" w:rsidRDefault="006A738D">
      <w:r w:rsidRPr="006A738D">
        <w:t xml:space="preserve">        </w:t>
      </w:r>
      <w:proofErr w:type="spellStart"/>
      <w:proofErr w:type="gramStart"/>
      <w:r w:rsidRPr="006A738D">
        <w:t>checkResourceFound</w:t>
      </w:r>
      <w:proofErr w:type="spellEnd"/>
      <w:r w:rsidRPr="006A738D">
        <w:t>(</w:t>
      </w:r>
      <w:proofErr w:type="spellStart"/>
      <w:proofErr w:type="gramEnd"/>
      <w:r w:rsidRPr="006A738D">
        <w:t>this.customerService.getCustomer</w:t>
      </w:r>
      <w:proofErr w:type="spellEnd"/>
      <w:r w:rsidRPr="006A738D">
        <w:t>(id));</w:t>
      </w:r>
    </w:p>
    <w:p w:rsidR="006A738D" w:rsidRPr="006A738D" w:rsidRDefault="006A738D">
      <w:r w:rsidRPr="006A738D">
        <w:t xml:space="preserve">        </w:t>
      </w:r>
      <w:proofErr w:type="gramStart"/>
      <w:r w:rsidRPr="006A738D">
        <w:t>if</w:t>
      </w:r>
      <w:proofErr w:type="gramEnd"/>
      <w:r w:rsidRPr="006A738D">
        <w:t xml:space="preserve"> (id != </w:t>
      </w:r>
      <w:proofErr w:type="spellStart"/>
      <w:r w:rsidRPr="006A738D">
        <w:t>customer.getId</w:t>
      </w:r>
      <w:proofErr w:type="spellEnd"/>
      <w:r w:rsidRPr="006A738D">
        <w:t>()) throw new HTTP400Exception("ID doesn't match!");</w:t>
      </w:r>
    </w:p>
    <w:p w:rsidR="006A738D" w:rsidRPr="006A738D" w:rsidRDefault="006A738D">
      <w:r w:rsidRPr="006A738D">
        <w:t xml:space="preserve">        </w:t>
      </w:r>
      <w:proofErr w:type="spellStart"/>
      <w:proofErr w:type="gramStart"/>
      <w:r w:rsidRPr="006A738D">
        <w:t>this.customerService.updateCustomer</w:t>
      </w:r>
      <w:proofErr w:type="spellEnd"/>
      <w:r w:rsidRPr="006A738D">
        <w:t>(</w:t>
      </w:r>
      <w:proofErr w:type="gramEnd"/>
      <w:r w:rsidRPr="006A738D">
        <w:t>customer);</w:t>
      </w:r>
    </w:p>
    <w:p w:rsidR="006A738D" w:rsidRPr="006A738D" w:rsidRDefault="006A738D">
      <w:r w:rsidRPr="006A738D">
        <w:t xml:space="preserve">    }</w:t>
      </w:r>
    </w:p>
    <w:p w:rsidR="006A738D" w:rsidRPr="006A738D" w:rsidRDefault="006A738D"/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RequestMapping</w:t>
      </w:r>
      <w:proofErr w:type="spellEnd"/>
      <w:r w:rsidRPr="006A738D">
        <w:t>(</w:t>
      </w:r>
      <w:proofErr w:type="gramEnd"/>
      <w:r w:rsidRPr="006A738D">
        <w:t>value = "/{id}",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method</w:t>
      </w:r>
      <w:proofErr w:type="gramEnd"/>
      <w:r w:rsidRPr="006A738D">
        <w:t xml:space="preserve"> = </w:t>
      </w:r>
      <w:proofErr w:type="spellStart"/>
      <w:r w:rsidRPr="006A738D">
        <w:t>RequestMethod.DELETE</w:t>
      </w:r>
      <w:proofErr w:type="spellEnd"/>
      <w:r w:rsidRPr="006A738D">
        <w:t>,</w:t>
      </w:r>
    </w:p>
    <w:p w:rsidR="006A738D" w:rsidRPr="006A738D" w:rsidRDefault="006A738D">
      <w:r w:rsidRPr="006A738D">
        <w:t xml:space="preserve">            </w:t>
      </w:r>
      <w:proofErr w:type="gramStart"/>
      <w:r w:rsidRPr="006A738D">
        <w:t>produces</w:t>
      </w:r>
      <w:proofErr w:type="gramEnd"/>
      <w:r w:rsidRPr="006A738D">
        <w:t xml:space="preserve"> = {"application/json", "application/xml"})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@</w:t>
      </w:r>
      <w:proofErr w:type="spellStart"/>
      <w:r w:rsidRPr="006A738D">
        <w:t>ResponseStatus</w:t>
      </w:r>
      <w:proofErr w:type="spellEnd"/>
      <w:r w:rsidRPr="006A738D">
        <w:t>(</w:t>
      </w:r>
      <w:proofErr w:type="spellStart"/>
      <w:proofErr w:type="gramEnd"/>
      <w:r w:rsidRPr="006A738D">
        <w:t>HttpStatus.NO_CONTENT</w:t>
      </w:r>
      <w:proofErr w:type="spellEnd"/>
      <w:r w:rsidRPr="006A738D">
        <w:t>)</w:t>
      </w:r>
    </w:p>
    <w:p w:rsidR="006A738D" w:rsidRPr="006A738D" w:rsidRDefault="006A738D">
      <w:r w:rsidRPr="006A738D">
        <w:t xml:space="preserve">    </w:t>
      </w:r>
      <w:proofErr w:type="gramStart"/>
      <w:r w:rsidRPr="006A738D">
        <w:t>public</w:t>
      </w:r>
      <w:proofErr w:type="gramEnd"/>
      <w:r w:rsidRPr="006A738D">
        <w:t xml:space="preserve"> void </w:t>
      </w:r>
      <w:proofErr w:type="spellStart"/>
      <w:r w:rsidRPr="006A738D">
        <w:t>deleteCustomer</w:t>
      </w:r>
      <w:proofErr w:type="spellEnd"/>
      <w:r w:rsidRPr="006A738D">
        <w:t>(@</w:t>
      </w:r>
      <w:proofErr w:type="spellStart"/>
      <w:r w:rsidRPr="006A738D">
        <w:t>PathVariable</w:t>
      </w:r>
      <w:proofErr w:type="spellEnd"/>
      <w:r w:rsidRPr="006A738D">
        <w:t xml:space="preserve">("id") Long id, </w:t>
      </w:r>
      <w:proofErr w:type="spellStart"/>
      <w:r w:rsidRPr="006A738D">
        <w:t>HttpServletRequest</w:t>
      </w:r>
      <w:proofErr w:type="spellEnd"/>
      <w:r w:rsidRPr="006A738D">
        <w:t xml:space="preserve"> request,</w:t>
      </w:r>
    </w:p>
    <w:p w:rsidR="006A738D" w:rsidRPr="006A738D" w:rsidRDefault="006A738D">
      <w:r w:rsidRPr="006A738D">
        <w:t xml:space="preserve">                                 </w:t>
      </w:r>
      <w:proofErr w:type="spellStart"/>
      <w:r w:rsidRPr="006A738D">
        <w:t>HttpServletResponse</w:t>
      </w:r>
      <w:proofErr w:type="spellEnd"/>
      <w:r w:rsidRPr="006A738D">
        <w:t xml:space="preserve"> response) {</w:t>
      </w:r>
    </w:p>
    <w:p w:rsidR="006A738D" w:rsidRPr="006A738D" w:rsidRDefault="006A738D">
      <w:r w:rsidRPr="006A738D">
        <w:t xml:space="preserve">        </w:t>
      </w:r>
      <w:proofErr w:type="spellStart"/>
      <w:proofErr w:type="gramStart"/>
      <w:r w:rsidRPr="006A738D">
        <w:t>checkResourceFound</w:t>
      </w:r>
      <w:proofErr w:type="spellEnd"/>
      <w:r w:rsidRPr="006A738D">
        <w:t>(</w:t>
      </w:r>
      <w:proofErr w:type="spellStart"/>
      <w:proofErr w:type="gramEnd"/>
      <w:r w:rsidRPr="006A738D">
        <w:t>this.customerService.getCustomer</w:t>
      </w:r>
      <w:proofErr w:type="spellEnd"/>
      <w:r w:rsidRPr="006A738D">
        <w:t>(id));</w:t>
      </w:r>
    </w:p>
    <w:p w:rsidR="006A738D" w:rsidRPr="006A738D" w:rsidRDefault="006A738D">
      <w:r w:rsidRPr="006A738D">
        <w:t xml:space="preserve">        </w:t>
      </w:r>
      <w:proofErr w:type="spellStart"/>
      <w:proofErr w:type="gramStart"/>
      <w:r w:rsidRPr="006A738D">
        <w:t>this.customerService.deleteCustomer</w:t>
      </w:r>
      <w:proofErr w:type="spellEnd"/>
      <w:r w:rsidRPr="006A738D">
        <w:t>(</w:t>
      </w:r>
      <w:proofErr w:type="gramEnd"/>
      <w:r w:rsidRPr="006A738D">
        <w:t>id);</w:t>
      </w:r>
    </w:p>
    <w:p w:rsidR="006A738D" w:rsidRPr="006A738D" w:rsidRDefault="006A738D">
      <w:r w:rsidRPr="006A738D">
        <w:t xml:space="preserve">    }</w:t>
      </w:r>
    </w:p>
    <w:p w:rsidR="00C36888" w:rsidRPr="001710BD" w:rsidRDefault="006A738D">
      <w:r w:rsidRPr="006A738D">
        <w:t>}</w:t>
      </w:r>
      <w:r w:rsidR="00C36888" w:rsidRPr="00362E42">
        <w:br w:type="page"/>
      </w:r>
    </w:p>
    <w:p w:rsidR="00977F90" w:rsidRDefault="00977F90" w:rsidP="00977F90">
      <w:pPr>
        <w:pStyle w:val="StyleHeading114ptBoldUnderlineLeft"/>
      </w:pPr>
      <w:bookmarkStart w:id="83" w:name="_Toc477559313"/>
      <w:r w:rsidRPr="00EA03DE">
        <w:lastRenderedPageBreak/>
        <w:t>1</w:t>
      </w:r>
      <w:r>
        <w:t>.65–</w:t>
      </w:r>
      <w:r w:rsidRPr="00EA03DE">
        <w:t xml:space="preserve"> </w:t>
      </w:r>
      <w:r>
        <w:t xml:space="preserve">Generate </w:t>
      </w:r>
      <w:proofErr w:type="spellStart"/>
      <w:r w:rsidR="0063122A">
        <w:t>RestControllerAspect</w:t>
      </w:r>
      <w:proofErr w:type="spellEnd"/>
      <w:r w:rsidR="0063122A">
        <w:t xml:space="preserve"> </w:t>
      </w:r>
      <w:r>
        <w:t xml:space="preserve">in the </w:t>
      </w:r>
      <w:proofErr w:type="spellStart"/>
      <w:proofErr w:type="gramStart"/>
      <w:r>
        <w:t>rest.api</w:t>
      </w:r>
      <w:proofErr w:type="spellEnd"/>
      <w:r>
        <w:t xml:space="preserve"> </w:t>
      </w:r>
      <w:r w:rsidRPr="00EA03DE">
        <w:t xml:space="preserve"> package</w:t>
      </w:r>
      <w:bookmarkEnd w:id="83"/>
      <w:proofErr w:type="gramEnd"/>
    </w:p>
    <w:p w:rsidR="00977F90" w:rsidRDefault="00977F90" w:rsidP="00977F90">
      <w:pPr>
        <w:pStyle w:val="StyleHeading114ptBoldUnderlineLeft"/>
      </w:pPr>
    </w:p>
    <w:p w:rsidR="00977F90" w:rsidRPr="0021571C" w:rsidRDefault="00977F90" w:rsidP="008A55CA"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</w:t>
      </w:r>
      <w:proofErr w:type="spellEnd"/>
      <w:r w:rsidRPr="0021571C">
        <w:t>;</w:t>
      </w:r>
    </w:p>
    <w:p w:rsidR="00977F90" w:rsidRPr="0021571C" w:rsidRDefault="00977F90" w:rsidP="008A55CA"/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org.aspectj.lang.JoinPoint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org.aspectj.lang.ProceedingJoinPoint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org.aspectj.lang.annotation.Around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org.aspectj.lang.annotation.Aspect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org.aspectj.lang.annotation.Before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org.aspectj.lang.annotation.Pointcut</w:t>
      </w:r>
      <w:proofErr w:type="spellEnd"/>
      <w:r w:rsidRPr="0021571C">
        <w:t>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org.slf4j.Logger;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org.slf4j.LoggerFactory;</w:t>
      </w:r>
    </w:p>
    <w:p w:rsidR="00977F90" w:rsidRPr="0021571C" w:rsidRDefault="00977F90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org.springframework.stereotype.Component</w:t>
      </w:r>
      <w:proofErr w:type="spellEnd"/>
      <w:r w:rsidRPr="0021571C">
        <w:t>;</w:t>
      </w:r>
    </w:p>
    <w:p w:rsidR="00977F90" w:rsidRPr="0021571C" w:rsidRDefault="00977F90" w:rsidP="008A55CA"/>
    <w:p w:rsidR="00977F90" w:rsidRPr="0021571C" w:rsidRDefault="00977F90" w:rsidP="008A55CA">
      <w:r w:rsidRPr="0021571C">
        <w:t>@Aspect</w:t>
      </w:r>
    </w:p>
    <w:p w:rsidR="00977F90" w:rsidRPr="0021571C" w:rsidRDefault="00977F90" w:rsidP="008A55CA">
      <w:r w:rsidRPr="0021571C">
        <w:t>@Component</w:t>
      </w:r>
    </w:p>
    <w:p w:rsidR="00977F90" w:rsidRPr="0021571C" w:rsidRDefault="00977F90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RestControllerAspect</w:t>
      </w:r>
      <w:proofErr w:type="spellEnd"/>
      <w:r w:rsidRPr="0021571C">
        <w:t xml:space="preserve"> {</w:t>
      </w:r>
    </w:p>
    <w:p w:rsidR="00977F90" w:rsidRPr="0021571C" w:rsidRDefault="00977F90" w:rsidP="008A55CA"/>
    <w:p w:rsidR="00977F90" w:rsidRPr="0021571C" w:rsidRDefault="00977F90" w:rsidP="008A55CA">
      <w:r w:rsidRPr="0021571C">
        <w:t xml:space="preserve">    </w:t>
      </w:r>
      <w:proofErr w:type="gramStart"/>
      <w:r w:rsidRPr="0021571C">
        <w:t>private</w:t>
      </w:r>
      <w:proofErr w:type="gramEnd"/>
      <w:r w:rsidRPr="0021571C">
        <w:t xml:space="preserve"> static final Logger log = </w:t>
      </w:r>
      <w:proofErr w:type="spellStart"/>
      <w:r w:rsidRPr="0021571C">
        <w:t>LoggerFactory.getLogger</w:t>
      </w:r>
      <w:proofErr w:type="spellEnd"/>
      <w:r w:rsidRPr="0021571C">
        <w:t>(</w:t>
      </w:r>
      <w:proofErr w:type="spellStart"/>
      <w:r w:rsidRPr="0021571C">
        <w:t>RestControllerAspect.class</w:t>
      </w:r>
      <w:proofErr w:type="spellEnd"/>
      <w:r w:rsidRPr="0021571C">
        <w:t>);</w:t>
      </w:r>
    </w:p>
    <w:p w:rsidR="00977F90" w:rsidRPr="0021571C" w:rsidRDefault="00977F90" w:rsidP="008A55CA"/>
    <w:p w:rsidR="00977F90" w:rsidRPr="0021571C" w:rsidRDefault="00977F90" w:rsidP="008A55CA">
      <w:r w:rsidRPr="0021571C">
        <w:t xml:space="preserve">    </w:t>
      </w:r>
      <w:proofErr w:type="gramStart"/>
      <w:r w:rsidRPr="0021571C">
        <w:t>@Before(</w:t>
      </w:r>
      <w:proofErr w:type="gramEnd"/>
      <w:r w:rsidRPr="0021571C">
        <w:t xml:space="preserve">"execution(public * </w:t>
      </w:r>
      <w:proofErr w:type="spellStart"/>
      <w:r w:rsidRPr="0021571C">
        <w:t>com.rollingstone.api.rest</w:t>
      </w:r>
      <w:proofErr w:type="spellEnd"/>
      <w:r w:rsidRPr="0021571C">
        <w:t>.*Controller.*(..))")</w:t>
      </w:r>
    </w:p>
    <w:p w:rsidR="00977F90" w:rsidRPr="0021571C" w:rsidRDefault="00977F90" w:rsidP="008A55CA">
      <w:r w:rsidRPr="0021571C">
        <w:t xml:space="preserve">    </w:t>
      </w:r>
      <w:proofErr w:type="gramStart"/>
      <w:r w:rsidRPr="0021571C">
        <w:t>public</w:t>
      </w:r>
      <w:proofErr w:type="gramEnd"/>
      <w:r w:rsidRPr="0021571C">
        <w:t xml:space="preserve"> void </w:t>
      </w:r>
      <w:proofErr w:type="spellStart"/>
      <w:r w:rsidRPr="0021571C">
        <w:t>logBeforeRestCall</w:t>
      </w:r>
      <w:proofErr w:type="spellEnd"/>
      <w:r w:rsidRPr="0021571C">
        <w:t>(</w:t>
      </w:r>
      <w:proofErr w:type="spellStart"/>
      <w:r w:rsidRPr="0021571C">
        <w:t>JoinPoint</w:t>
      </w:r>
      <w:proofErr w:type="spellEnd"/>
      <w:r w:rsidRPr="0021571C">
        <w:t xml:space="preserve"> </w:t>
      </w:r>
      <w:proofErr w:type="spellStart"/>
      <w:r w:rsidRPr="0021571C">
        <w:t>pjp</w:t>
      </w:r>
      <w:proofErr w:type="spellEnd"/>
      <w:r w:rsidRPr="0021571C">
        <w:t xml:space="preserve">) throws </w:t>
      </w:r>
      <w:proofErr w:type="spellStart"/>
      <w:r w:rsidRPr="0021571C">
        <w:t>Throwable</w:t>
      </w:r>
      <w:proofErr w:type="spellEnd"/>
      <w:r w:rsidRPr="0021571C">
        <w:t xml:space="preserve"> {</w:t>
      </w:r>
    </w:p>
    <w:p w:rsidR="00977F90" w:rsidRPr="0021571C" w:rsidRDefault="00977F90" w:rsidP="008A55CA">
      <w:r w:rsidRPr="0021571C">
        <w:t xml:space="preserve">    </w:t>
      </w:r>
      <w:r w:rsidRPr="0021571C">
        <w:tab/>
      </w:r>
      <w:proofErr w:type="gramStart"/>
      <w:r w:rsidRPr="0021571C">
        <w:t>log.info(</w:t>
      </w:r>
      <w:proofErr w:type="gramEnd"/>
      <w:r w:rsidRPr="0021571C">
        <w:t xml:space="preserve">":::::AOP Before REST call:::::" + </w:t>
      </w:r>
      <w:proofErr w:type="spellStart"/>
      <w:r w:rsidRPr="0021571C">
        <w:t>pjp</w:t>
      </w:r>
      <w:proofErr w:type="spellEnd"/>
      <w:r w:rsidRPr="0021571C">
        <w:t>);</w:t>
      </w:r>
    </w:p>
    <w:p w:rsidR="00977F90" w:rsidRPr="0021571C" w:rsidRDefault="00977F90" w:rsidP="008A55CA">
      <w:r w:rsidRPr="0021571C">
        <w:t xml:space="preserve">    }</w:t>
      </w:r>
    </w:p>
    <w:p w:rsidR="00977F90" w:rsidRPr="0021571C" w:rsidRDefault="00977F90" w:rsidP="008A55CA">
      <w:r w:rsidRPr="0021571C">
        <w:t>}</w:t>
      </w:r>
    </w:p>
    <w:p w:rsidR="00977F90" w:rsidRDefault="00977F90" w:rsidP="0054427D">
      <w:pPr>
        <w:pStyle w:val="StyleHeading114ptBoldUnderlineLeft"/>
      </w:pPr>
    </w:p>
    <w:p w:rsidR="00F81915" w:rsidRDefault="00F8191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81915" w:rsidRDefault="00F81915" w:rsidP="00F81915">
      <w:pPr>
        <w:pStyle w:val="StyleHeading114ptBoldUnderlineLeft"/>
      </w:pPr>
      <w:bookmarkStart w:id="84" w:name="_Toc477559314"/>
      <w:r w:rsidRPr="00EA03DE">
        <w:lastRenderedPageBreak/>
        <w:t>1</w:t>
      </w:r>
      <w:r>
        <w:t>.66–</w:t>
      </w:r>
      <w:r w:rsidRPr="00EA03DE">
        <w:t xml:space="preserve"> </w:t>
      </w:r>
      <w:r>
        <w:t xml:space="preserve">Generate </w:t>
      </w:r>
      <w:proofErr w:type="spellStart"/>
      <w:r w:rsidR="00AB2CDD" w:rsidRPr="0021571C">
        <w:t>RsMortgageCustomerRestAPIApplication</w:t>
      </w:r>
      <w:proofErr w:type="spellEnd"/>
      <w:r w:rsidR="00AB2CDD"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proofErr w:type="gramStart"/>
      <w:r>
        <w:t>rest.api</w:t>
      </w:r>
      <w:proofErr w:type="spellEnd"/>
      <w:r>
        <w:t xml:space="preserve"> </w:t>
      </w:r>
      <w:r w:rsidRPr="00EA03DE">
        <w:t xml:space="preserve"> package</w:t>
      </w:r>
      <w:bookmarkEnd w:id="84"/>
      <w:proofErr w:type="gramEnd"/>
    </w:p>
    <w:p w:rsidR="00F81915" w:rsidRDefault="00F81915" w:rsidP="00F81915">
      <w:pPr>
        <w:pStyle w:val="StyleHeading114ptBoldUnderlineLeft"/>
      </w:pPr>
    </w:p>
    <w:p w:rsidR="00F81915" w:rsidRPr="0021571C" w:rsidRDefault="00F81915" w:rsidP="008A55CA">
      <w:proofErr w:type="gramStart"/>
      <w:r w:rsidRPr="0021571C">
        <w:t>package</w:t>
      </w:r>
      <w:proofErr w:type="gramEnd"/>
      <w:r w:rsidRPr="0021571C">
        <w:t xml:space="preserve"> </w:t>
      </w:r>
      <w:proofErr w:type="spellStart"/>
      <w:r w:rsidRPr="0021571C">
        <w:t>com.rollingstone</w:t>
      </w:r>
      <w:proofErr w:type="spellEnd"/>
      <w:r w:rsidRPr="0021571C">
        <w:t>;</w:t>
      </w:r>
    </w:p>
    <w:p w:rsidR="00F81915" w:rsidRPr="0021571C" w:rsidRDefault="00F81915" w:rsidP="008A55CA"/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org.slf4j.Logger;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org.slf4j.LoggerFactory;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org.springframework.boot.SpringApplication</w:t>
      </w:r>
      <w:proofErr w:type="spellEnd"/>
      <w:r w:rsidRPr="0021571C">
        <w:t>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org.springframework.boot.autoconfigure.EnableAutoConfiguration</w:t>
      </w:r>
      <w:proofErr w:type="spellEnd"/>
      <w:r w:rsidRPr="0021571C">
        <w:t>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org.springframework.boot.builder.SpringApplicationBuilder</w:t>
      </w:r>
      <w:proofErr w:type="spellEnd"/>
      <w:r w:rsidRPr="0021571C">
        <w:t>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org.springframework.boot.context.web.SpringBootServletInitializer;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org.springframework.cloud.client.discovery.EnableDiscoveryClient;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org.springframework.cloud.netflix.feign.EnableFeignClients</w:t>
      </w:r>
      <w:proofErr w:type="spellEnd"/>
      <w:r w:rsidRPr="0021571C">
        <w:t>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</w:t>
      </w:r>
      <w:proofErr w:type="spellStart"/>
      <w:r w:rsidRPr="0021571C">
        <w:t>org.springframework.context.annotation.ComponentScan</w:t>
      </w:r>
      <w:proofErr w:type="spellEnd"/>
      <w:r w:rsidRPr="0021571C">
        <w:t>;</w:t>
      </w:r>
    </w:p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org.springframework.data.jpa.repository.config.EnableJpaRepositories;</w:t>
      </w:r>
    </w:p>
    <w:p w:rsidR="00F81915" w:rsidRPr="0021571C" w:rsidRDefault="00F81915" w:rsidP="008A55CA"/>
    <w:p w:rsidR="00F81915" w:rsidRPr="0021571C" w:rsidRDefault="00F81915" w:rsidP="008A55CA">
      <w:proofErr w:type="gramStart"/>
      <w:r w:rsidRPr="0021571C">
        <w:t>import</w:t>
      </w:r>
      <w:proofErr w:type="gramEnd"/>
      <w:r w:rsidRPr="0021571C">
        <w:t xml:space="preserve"> springfox.documentation.swagger2.annotations.EnableSwagger2;</w:t>
      </w:r>
    </w:p>
    <w:p w:rsidR="00F81915" w:rsidRPr="0021571C" w:rsidRDefault="00F81915" w:rsidP="008A55CA"/>
    <w:p w:rsidR="00F81915" w:rsidRPr="0021571C" w:rsidRDefault="00F81915" w:rsidP="008A55CA">
      <w:r w:rsidRPr="0021571C">
        <w:t>/*</w:t>
      </w:r>
    </w:p>
    <w:p w:rsidR="00F81915" w:rsidRPr="0021571C" w:rsidRDefault="00F81915" w:rsidP="008A55CA">
      <w:r w:rsidRPr="0021571C">
        <w:t xml:space="preserve"> * This is the primary Spring Boot application class. It configures Spring Boot, JPA, Swagger and </w:t>
      </w:r>
    </w:p>
    <w:p w:rsidR="00F81915" w:rsidRPr="0021571C" w:rsidRDefault="00F81915" w:rsidP="008A55CA">
      <w:r w:rsidRPr="0021571C">
        <w:t xml:space="preserve"> * </w:t>
      </w:r>
      <w:proofErr w:type="gramStart"/>
      <w:r w:rsidRPr="0021571C">
        <w:t>other</w:t>
      </w:r>
      <w:proofErr w:type="gramEnd"/>
      <w:r w:rsidRPr="0021571C">
        <w:t xml:space="preserve"> dependent Spring modules.</w:t>
      </w:r>
    </w:p>
    <w:p w:rsidR="00F81915" w:rsidRPr="0021571C" w:rsidRDefault="00F81915" w:rsidP="008A55CA">
      <w:r w:rsidRPr="0021571C">
        <w:t xml:space="preserve"> */ </w:t>
      </w:r>
    </w:p>
    <w:p w:rsidR="00F81915" w:rsidRPr="0021571C" w:rsidRDefault="00F81915" w:rsidP="008A55CA"/>
    <w:p w:rsidR="00F81915" w:rsidRPr="0021571C" w:rsidRDefault="00F81915" w:rsidP="008A55CA">
      <w:proofErr w:type="gramStart"/>
      <w:r w:rsidRPr="0021571C">
        <w:t>@</w:t>
      </w:r>
      <w:proofErr w:type="spellStart"/>
      <w:r w:rsidRPr="0021571C">
        <w:t>SuppressWarnings</w:t>
      </w:r>
      <w:proofErr w:type="spellEnd"/>
      <w:r w:rsidRPr="0021571C">
        <w:t>(</w:t>
      </w:r>
      <w:proofErr w:type="gramEnd"/>
      <w:r w:rsidRPr="0021571C">
        <w:t>"deprecation")</w:t>
      </w:r>
    </w:p>
    <w:p w:rsidR="00F81915" w:rsidRPr="0021571C" w:rsidRDefault="00F81915" w:rsidP="008A55CA">
      <w:proofErr w:type="gramStart"/>
      <w:r w:rsidRPr="0021571C">
        <w:t>@</w:t>
      </w:r>
      <w:proofErr w:type="spellStart"/>
      <w:r w:rsidRPr="0021571C">
        <w:t>EnableAutoConfiguration</w:t>
      </w:r>
      <w:proofErr w:type="spellEnd"/>
      <w:r w:rsidRPr="0021571C">
        <w:t xml:space="preserve">  /</w:t>
      </w:r>
      <w:proofErr w:type="gramEnd"/>
      <w:r w:rsidRPr="0021571C">
        <w:t>/ Sprint Boot Automatic Configuration</w:t>
      </w:r>
    </w:p>
    <w:p w:rsidR="00F81915" w:rsidRPr="0021571C" w:rsidRDefault="00F81915" w:rsidP="008A55CA">
      <w:proofErr w:type="gramStart"/>
      <w:r w:rsidRPr="0021571C">
        <w:t>@</w:t>
      </w:r>
      <w:proofErr w:type="spellStart"/>
      <w:r w:rsidRPr="0021571C">
        <w:t>ComponentScan</w:t>
      </w:r>
      <w:proofErr w:type="spellEnd"/>
      <w:r w:rsidRPr="0021571C">
        <w:t>(</w:t>
      </w:r>
      <w:proofErr w:type="spellStart"/>
      <w:proofErr w:type="gramEnd"/>
      <w:r w:rsidRPr="0021571C">
        <w:t>basePackages</w:t>
      </w:r>
      <w:proofErr w:type="spellEnd"/>
      <w:r w:rsidRPr="0021571C">
        <w:t xml:space="preserve"> = "</w:t>
      </w:r>
      <w:proofErr w:type="spellStart"/>
      <w:r w:rsidRPr="0021571C">
        <w:t>com.rollingstone</w:t>
      </w:r>
      <w:proofErr w:type="spellEnd"/>
      <w:r w:rsidRPr="0021571C">
        <w:t>")</w:t>
      </w:r>
    </w:p>
    <w:p w:rsidR="00F81915" w:rsidRPr="0021571C" w:rsidRDefault="00F81915" w:rsidP="008A55CA">
      <w:proofErr w:type="gramStart"/>
      <w:r w:rsidRPr="0021571C">
        <w:t>@</w:t>
      </w:r>
      <w:proofErr w:type="spellStart"/>
      <w:r w:rsidRPr="0021571C">
        <w:t>EnableJpaRepositories</w:t>
      </w:r>
      <w:proofErr w:type="spellEnd"/>
      <w:r w:rsidRPr="0021571C">
        <w:t>(</w:t>
      </w:r>
      <w:proofErr w:type="gramEnd"/>
      <w:r w:rsidRPr="0021571C">
        <w:t>"</w:t>
      </w:r>
      <w:proofErr w:type="spellStart"/>
      <w:r w:rsidRPr="0021571C">
        <w:t>com.rollingstone.dao.jpa</w:t>
      </w:r>
      <w:proofErr w:type="spellEnd"/>
      <w:r w:rsidRPr="0021571C">
        <w:t xml:space="preserve">") // To segregate MongoDB and JPA repositories. </w:t>
      </w:r>
      <w:proofErr w:type="gramStart"/>
      <w:r w:rsidRPr="0021571C">
        <w:t>Otherwise not needed.</w:t>
      </w:r>
      <w:proofErr w:type="gramEnd"/>
    </w:p>
    <w:p w:rsidR="00F81915" w:rsidRPr="0021571C" w:rsidRDefault="00F81915" w:rsidP="008A55CA">
      <w:r w:rsidRPr="0021571C">
        <w:t>@EnableSwagger2</w:t>
      </w:r>
    </w:p>
    <w:p w:rsidR="00F81915" w:rsidRPr="0021571C" w:rsidRDefault="00F81915" w:rsidP="008A55CA">
      <w:r w:rsidRPr="0021571C">
        <w:t>@</w:t>
      </w:r>
      <w:proofErr w:type="spellStart"/>
      <w:r w:rsidRPr="0021571C">
        <w:t>EnableDiscoveryClient</w:t>
      </w:r>
      <w:proofErr w:type="spellEnd"/>
    </w:p>
    <w:p w:rsidR="00F81915" w:rsidRPr="0021571C" w:rsidRDefault="00F81915" w:rsidP="008A55CA">
      <w:r w:rsidRPr="0021571C">
        <w:t>@</w:t>
      </w:r>
      <w:proofErr w:type="spellStart"/>
      <w:r w:rsidRPr="0021571C">
        <w:t>EnableFeignClients</w:t>
      </w:r>
      <w:proofErr w:type="spellEnd"/>
    </w:p>
    <w:p w:rsidR="00F81915" w:rsidRPr="0021571C" w:rsidRDefault="00F81915" w:rsidP="008A55CA">
      <w:proofErr w:type="gramStart"/>
      <w:r w:rsidRPr="0021571C">
        <w:t>public</w:t>
      </w:r>
      <w:proofErr w:type="gramEnd"/>
      <w:r w:rsidRPr="0021571C">
        <w:t xml:space="preserve"> class </w:t>
      </w:r>
      <w:proofErr w:type="spellStart"/>
      <w:r w:rsidRPr="0021571C">
        <w:t>RsMortgageCustomerRestAPIApplication</w:t>
      </w:r>
      <w:proofErr w:type="spellEnd"/>
      <w:r w:rsidRPr="0021571C">
        <w:t xml:space="preserve"> extends </w:t>
      </w:r>
      <w:proofErr w:type="spellStart"/>
      <w:r w:rsidRPr="0021571C">
        <w:t>SpringBootServletInitializer</w:t>
      </w:r>
      <w:proofErr w:type="spellEnd"/>
      <w:r w:rsidRPr="0021571C">
        <w:t xml:space="preserve"> {</w:t>
      </w:r>
    </w:p>
    <w:p w:rsidR="00F81915" w:rsidRPr="0021571C" w:rsidRDefault="00F81915" w:rsidP="008A55CA"/>
    <w:p w:rsidR="00F81915" w:rsidRPr="0021571C" w:rsidRDefault="00F81915" w:rsidP="008A55CA">
      <w:r w:rsidRPr="0021571C">
        <w:t xml:space="preserve">    </w:t>
      </w:r>
      <w:proofErr w:type="gramStart"/>
      <w:r w:rsidRPr="0021571C">
        <w:t>private</w:t>
      </w:r>
      <w:proofErr w:type="gramEnd"/>
      <w:r w:rsidRPr="0021571C">
        <w:t xml:space="preserve"> static final Class&lt;</w:t>
      </w:r>
      <w:proofErr w:type="spellStart"/>
      <w:r w:rsidRPr="0021571C">
        <w:t>RsMortgageCustomerRestAPIApplication</w:t>
      </w:r>
      <w:proofErr w:type="spellEnd"/>
      <w:r w:rsidRPr="0021571C">
        <w:t xml:space="preserve">&gt; </w:t>
      </w:r>
      <w:proofErr w:type="spellStart"/>
      <w:r w:rsidRPr="0021571C">
        <w:t>applicationClass</w:t>
      </w:r>
      <w:proofErr w:type="spellEnd"/>
      <w:r w:rsidRPr="0021571C">
        <w:t xml:space="preserve"> = </w:t>
      </w:r>
      <w:proofErr w:type="spellStart"/>
      <w:r w:rsidRPr="0021571C">
        <w:t>RsMortgageCustomerRestAPIApplication.class</w:t>
      </w:r>
      <w:proofErr w:type="spellEnd"/>
      <w:r w:rsidRPr="0021571C">
        <w:t>;</w:t>
      </w:r>
    </w:p>
    <w:p w:rsidR="00F81915" w:rsidRPr="0021571C" w:rsidRDefault="00F81915" w:rsidP="008A55CA">
      <w:r w:rsidRPr="0021571C">
        <w:t xml:space="preserve">    </w:t>
      </w:r>
      <w:proofErr w:type="gramStart"/>
      <w:r w:rsidRPr="0021571C">
        <w:t>private</w:t>
      </w:r>
      <w:proofErr w:type="gramEnd"/>
      <w:r w:rsidRPr="0021571C">
        <w:t xml:space="preserve"> static final Logger log = </w:t>
      </w:r>
      <w:proofErr w:type="spellStart"/>
      <w:r w:rsidRPr="0021571C">
        <w:t>LoggerFactory.getLogger</w:t>
      </w:r>
      <w:proofErr w:type="spellEnd"/>
      <w:r w:rsidRPr="0021571C">
        <w:t>(</w:t>
      </w:r>
      <w:proofErr w:type="spellStart"/>
      <w:r w:rsidRPr="0021571C">
        <w:t>applicationClass</w:t>
      </w:r>
      <w:proofErr w:type="spellEnd"/>
      <w:r w:rsidRPr="0021571C">
        <w:t>);</w:t>
      </w:r>
    </w:p>
    <w:p w:rsidR="00F81915" w:rsidRPr="0021571C" w:rsidRDefault="00F81915" w:rsidP="008A55CA"/>
    <w:p w:rsidR="00F81915" w:rsidRPr="0021571C" w:rsidRDefault="00F81915" w:rsidP="008A55CA">
      <w:r w:rsidRPr="0021571C">
        <w:tab/>
      </w:r>
      <w:proofErr w:type="gramStart"/>
      <w:r w:rsidRPr="0021571C">
        <w:t>public</w:t>
      </w:r>
      <w:proofErr w:type="gramEnd"/>
      <w:r w:rsidRPr="0021571C">
        <w:t xml:space="preserve"> static void main(String[] </w:t>
      </w:r>
      <w:proofErr w:type="spellStart"/>
      <w:r w:rsidRPr="0021571C">
        <w:t>args</w:t>
      </w:r>
      <w:proofErr w:type="spellEnd"/>
      <w:r w:rsidRPr="0021571C">
        <w:t>) {</w:t>
      </w:r>
    </w:p>
    <w:p w:rsidR="00F81915" w:rsidRPr="0021571C" w:rsidRDefault="00F81915" w:rsidP="008A55CA">
      <w:r w:rsidRPr="0021571C">
        <w:tab/>
      </w:r>
      <w:r w:rsidRPr="0021571C">
        <w:tab/>
      </w:r>
      <w:proofErr w:type="spellStart"/>
      <w:proofErr w:type="gramStart"/>
      <w:r w:rsidRPr="0021571C">
        <w:t>SpringApplication.run</w:t>
      </w:r>
      <w:proofErr w:type="spellEnd"/>
      <w:r w:rsidRPr="0021571C">
        <w:t>(</w:t>
      </w:r>
      <w:proofErr w:type="spellStart"/>
      <w:proofErr w:type="gramEnd"/>
      <w:r w:rsidRPr="0021571C">
        <w:t>applicationClass</w:t>
      </w:r>
      <w:proofErr w:type="spellEnd"/>
      <w:r w:rsidRPr="0021571C">
        <w:t xml:space="preserve">, </w:t>
      </w:r>
      <w:proofErr w:type="spellStart"/>
      <w:r w:rsidRPr="0021571C">
        <w:t>args</w:t>
      </w:r>
      <w:proofErr w:type="spellEnd"/>
      <w:r w:rsidRPr="0021571C">
        <w:t>);</w:t>
      </w:r>
    </w:p>
    <w:p w:rsidR="00F81915" w:rsidRPr="0021571C" w:rsidRDefault="00F81915" w:rsidP="008A55CA">
      <w:r w:rsidRPr="0021571C">
        <w:tab/>
        <w:t>}</w:t>
      </w:r>
    </w:p>
    <w:p w:rsidR="00F81915" w:rsidRPr="0021571C" w:rsidRDefault="00F81915" w:rsidP="008A55CA"/>
    <w:p w:rsidR="00F81915" w:rsidRPr="0021571C" w:rsidRDefault="00F81915" w:rsidP="008A55CA">
      <w:r w:rsidRPr="0021571C">
        <w:t xml:space="preserve">    @Override</w:t>
      </w:r>
    </w:p>
    <w:p w:rsidR="00F81915" w:rsidRPr="0021571C" w:rsidRDefault="00F81915" w:rsidP="008A55CA">
      <w:r w:rsidRPr="0021571C">
        <w:lastRenderedPageBreak/>
        <w:t xml:space="preserve">    </w:t>
      </w:r>
      <w:proofErr w:type="gramStart"/>
      <w:r w:rsidRPr="0021571C">
        <w:t>protected</w:t>
      </w:r>
      <w:proofErr w:type="gramEnd"/>
      <w:r w:rsidRPr="0021571C">
        <w:t xml:space="preserve"> </w:t>
      </w:r>
      <w:proofErr w:type="spellStart"/>
      <w:r w:rsidRPr="0021571C">
        <w:t>SpringApplicationBuilder</w:t>
      </w:r>
      <w:proofErr w:type="spellEnd"/>
      <w:r w:rsidRPr="0021571C">
        <w:t xml:space="preserve"> configure(</w:t>
      </w:r>
      <w:proofErr w:type="spellStart"/>
      <w:r w:rsidRPr="0021571C">
        <w:t>SpringApplicationBuilder</w:t>
      </w:r>
      <w:proofErr w:type="spellEnd"/>
      <w:r w:rsidRPr="0021571C">
        <w:t xml:space="preserve"> application) {</w:t>
      </w:r>
    </w:p>
    <w:p w:rsidR="00F81915" w:rsidRPr="0021571C" w:rsidRDefault="00F81915" w:rsidP="008A55CA">
      <w:r w:rsidRPr="0021571C">
        <w:t xml:space="preserve">        </w:t>
      </w:r>
      <w:proofErr w:type="gramStart"/>
      <w:r w:rsidRPr="0021571C">
        <w:t>return</w:t>
      </w:r>
      <w:proofErr w:type="gramEnd"/>
      <w:r w:rsidRPr="0021571C">
        <w:t xml:space="preserve"> </w:t>
      </w:r>
      <w:proofErr w:type="spellStart"/>
      <w:r w:rsidRPr="0021571C">
        <w:t>application.sources</w:t>
      </w:r>
      <w:proofErr w:type="spellEnd"/>
      <w:r w:rsidRPr="0021571C">
        <w:t>(</w:t>
      </w:r>
      <w:proofErr w:type="spellStart"/>
      <w:r w:rsidRPr="0021571C">
        <w:t>applicationClass</w:t>
      </w:r>
      <w:proofErr w:type="spellEnd"/>
      <w:r w:rsidRPr="0021571C">
        <w:t>);</w:t>
      </w:r>
    </w:p>
    <w:p w:rsidR="00F81915" w:rsidRPr="0021571C" w:rsidRDefault="00F81915" w:rsidP="008A55CA">
      <w:r w:rsidRPr="0021571C">
        <w:t xml:space="preserve">    }</w:t>
      </w:r>
    </w:p>
    <w:p w:rsidR="00F81915" w:rsidRPr="0021571C" w:rsidRDefault="00F81915" w:rsidP="008A55CA"/>
    <w:p w:rsidR="00F81915" w:rsidRPr="0021571C" w:rsidRDefault="00F81915" w:rsidP="008A55CA">
      <w:r w:rsidRPr="0021571C">
        <w:t>}</w:t>
      </w:r>
    </w:p>
    <w:p w:rsidR="00F81915" w:rsidRPr="0021571C" w:rsidRDefault="00F81915" w:rsidP="0054427D">
      <w:pPr>
        <w:pStyle w:val="StyleHeading114ptBoldUnderlineLeft"/>
        <w:rPr>
          <w:rFonts w:ascii="Scala-Regular" w:hAnsi="Scala-Regular"/>
          <w:b w:val="0"/>
          <w:bCs w:val="0"/>
          <w:color w:val="auto"/>
          <w:sz w:val="24"/>
          <w:szCs w:val="24"/>
        </w:rPr>
      </w:pPr>
    </w:p>
    <w:p w:rsidR="0054427D" w:rsidRDefault="0054427D" w:rsidP="0054427D">
      <w:pPr>
        <w:pStyle w:val="StyleHeading114ptBoldUnderlineLeft"/>
      </w:pPr>
      <w:bookmarkStart w:id="85" w:name="_Toc477559315"/>
      <w:r w:rsidRPr="00EA03DE">
        <w:t>1</w:t>
      </w:r>
      <w:r w:rsidR="00CC3BD3">
        <w:t>.</w:t>
      </w:r>
      <w:r w:rsidR="00BD6056">
        <w:t>6</w:t>
      </w:r>
      <w:r w:rsidR="00FF5BA4">
        <w:t>7</w:t>
      </w:r>
      <w:r>
        <w:t>–</w:t>
      </w:r>
      <w:r w:rsidRPr="00EA03DE">
        <w:t xml:space="preserve"> </w:t>
      </w:r>
      <w:r>
        <w:t xml:space="preserve">Create </w:t>
      </w:r>
      <w:proofErr w:type="spellStart"/>
      <w:r>
        <w:t>application.yml</w:t>
      </w:r>
      <w:proofErr w:type="spellEnd"/>
      <w:r>
        <w:t xml:space="preserve"> file under resources</w:t>
      </w:r>
      <w:bookmarkEnd w:id="85"/>
    </w:p>
    <w:p w:rsidR="0054427D" w:rsidRDefault="0054427D" w:rsidP="0054427D">
      <w:pPr>
        <w:pStyle w:val="StyleHeading114ptBoldUnderlineLeft"/>
      </w:pPr>
    </w:p>
    <w:p w:rsidR="003B7C8E" w:rsidRDefault="003B7C8E" w:rsidP="008A55CA">
      <w:r>
        <w:t>### This is the main way to configure the application (other than annotations).</w:t>
      </w:r>
    </w:p>
    <w:p w:rsidR="003B7C8E" w:rsidRDefault="003B7C8E" w:rsidP="008A55CA">
      <w:r>
        <w:t xml:space="preserve">### This </w:t>
      </w:r>
      <w:proofErr w:type="spellStart"/>
      <w:r>
        <w:t>fils</w:t>
      </w:r>
      <w:proofErr w:type="spellEnd"/>
      <w:r>
        <w:t xml:space="preserve"> is in </w:t>
      </w:r>
      <w:proofErr w:type="spellStart"/>
      <w:r>
        <w:t>Yaml</w:t>
      </w:r>
      <w:proofErr w:type="spellEnd"/>
      <w:r>
        <w:t xml:space="preserve"> format but you can also do this using the traditional</w:t>
      </w:r>
    </w:p>
    <w:p w:rsidR="003B7C8E" w:rsidRDefault="003B7C8E" w:rsidP="008A55CA">
      <w:r>
        <w:t>### Java properties file.</w:t>
      </w:r>
    </w:p>
    <w:p w:rsidR="003B7C8E" w:rsidRDefault="003B7C8E" w:rsidP="008A55CA">
      <w:proofErr w:type="gramStart"/>
      <w:r>
        <w:rPr>
          <w:color w:val="00C832"/>
        </w:rPr>
        <w:t>spring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profiles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active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cloud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config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  </w:t>
      </w:r>
      <w:proofErr w:type="spellStart"/>
      <w:proofErr w:type="gramStart"/>
      <w:r>
        <w:rPr>
          <w:color w:val="00C832"/>
        </w:rPr>
        <w:t>uri</w:t>
      </w:r>
      <w:proofErr w:type="spellEnd"/>
      <w:proofErr w:type="gramEnd"/>
      <w:r>
        <w:rPr>
          <w:color w:val="00C832"/>
        </w:rPr>
        <w:t>:</w:t>
      </w:r>
      <w:r>
        <w:rPr>
          <w:color w:val="000000"/>
        </w:rPr>
        <w:t xml:space="preserve"> http://localhost:9000</w:t>
      </w:r>
    </w:p>
    <w:p w:rsidR="003B7C8E" w:rsidRDefault="003B7C8E" w:rsidP="008A55CA">
      <w:proofErr w:type="gramStart"/>
      <w:r>
        <w:rPr>
          <w:color w:val="00C832"/>
        </w:rPr>
        <w:t>server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9001</w:t>
      </w:r>
    </w:p>
    <w:p w:rsidR="003B7C8E" w:rsidRDefault="003B7C8E" w:rsidP="008A55CA"/>
    <w:p w:rsidR="003B7C8E" w:rsidRDefault="003B7C8E" w:rsidP="008A55CA">
      <w:proofErr w:type="gramStart"/>
      <w:r>
        <w:rPr>
          <w:color w:val="00C832"/>
        </w:rPr>
        <w:t>eureka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client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spellStart"/>
      <w:proofErr w:type="gramStart"/>
      <w:r>
        <w:rPr>
          <w:color w:val="00C832"/>
        </w:rPr>
        <w:t>serviceUrl</w:t>
      </w:r>
      <w:proofErr w:type="spellEnd"/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  </w:t>
      </w:r>
      <w:proofErr w:type="spellStart"/>
      <w:proofErr w:type="gramStart"/>
      <w:r>
        <w:rPr>
          <w:color w:val="00C832"/>
        </w:rPr>
        <w:t>defaultZone</w:t>
      </w:r>
      <w:proofErr w:type="spellEnd"/>
      <w:proofErr w:type="gramEnd"/>
      <w:r>
        <w:rPr>
          <w:color w:val="00C832"/>
        </w:rPr>
        <w:t>:</w:t>
      </w:r>
      <w:r>
        <w:rPr>
          <w:color w:val="000000"/>
        </w:rPr>
        <w:t xml:space="preserve"> http://eureka-host1:8761/eureka/,http://eureka-host2:8762/eureka/</w:t>
      </w:r>
    </w:p>
    <w:p w:rsidR="003B7C8E" w:rsidRDefault="003B7C8E" w:rsidP="008A55CA">
      <w:r>
        <w:rPr>
          <w:color w:val="000000"/>
        </w:rPr>
        <w:t xml:space="preserve">      </w:t>
      </w:r>
    </w:p>
    <w:p w:rsidR="003B7C8E" w:rsidRDefault="003B7C8E" w:rsidP="008A55CA">
      <w:proofErr w:type="spellStart"/>
      <w:r>
        <w:rPr>
          <w:color w:val="00C832"/>
        </w:rPr>
        <w:t>spring.jmx</w:t>
      </w:r>
      <w:proofErr w:type="spell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8A55CA"/>
    <w:p w:rsidR="003B7C8E" w:rsidRDefault="003B7C8E" w:rsidP="008A55CA">
      <w:proofErr w:type="spellStart"/>
      <w:r>
        <w:rPr>
          <w:color w:val="00C832"/>
        </w:rPr>
        <w:t>spring.datasource</w:t>
      </w:r>
      <w:proofErr w:type="spell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spellStart"/>
      <w:proofErr w:type="gramStart"/>
      <w:r>
        <w:rPr>
          <w:color w:val="00C832"/>
        </w:rPr>
        <w:t>driverClassName</w:t>
      </w:r>
      <w:proofErr w:type="spellEnd"/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com.mysql.jdbc.Driver</w:t>
      </w:r>
      <w:proofErr w:type="spellEnd"/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url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jdbc:mysql</w:t>
      </w:r>
      <w:proofErr w:type="spellEnd"/>
      <w:r>
        <w:rPr>
          <w:color w:val="000000"/>
        </w:rPr>
        <w:t>://localhost/</w:t>
      </w:r>
      <w:proofErr w:type="spellStart"/>
      <w:r>
        <w:rPr>
          <w:color w:val="000000"/>
        </w:rPr>
        <w:t>rsmortgage;MODE</w:t>
      </w:r>
      <w:proofErr w:type="spellEnd"/>
      <w:r>
        <w:rPr>
          <w:color w:val="000000"/>
        </w:rPr>
        <w:t>=MySQL</w:t>
      </w:r>
    </w:p>
    <w:p w:rsidR="003B7C8E" w:rsidRDefault="003B7C8E" w:rsidP="008A55CA"/>
    <w:p w:rsidR="003B7C8E" w:rsidRDefault="003B7C8E" w:rsidP="008A55CA"/>
    <w:p w:rsidR="003B7C8E" w:rsidRDefault="003B7C8E" w:rsidP="008A55CA">
      <w:r>
        <w:t>#</w:t>
      </w:r>
      <w:proofErr w:type="spellStart"/>
      <w:r>
        <w:t>todo</w:t>
      </w:r>
      <w:proofErr w:type="spellEnd"/>
      <w:r>
        <w:t>: make sure to always enable security in production</w:t>
      </w:r>
    </w:p>
    <w:p w:rsidR="003B7C8E" w:rsidRDefault="003B7C8E" w:rsidP="008A55CA"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basic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3B7C8E" w:rsidRDefault="003B7C8E" w:rsidP="008A55CA"/>
    <w:p w:rsidR="003B7C8E" w:rsidRDefault="003B7C8E" w:rsidP="008A55CA">
      <w:r>
        <w:t>#management endpoints on a separate port</w:t>
      </w:r>
    </w:p>
    <w:p w:rsidR="003B7C8E" w:rsidRDefault="003B7C8E" w:rsidP="008A55CA">
      <w:proofErr w:type="gramStart"/>
      <w:r>
        <w:rPr>
          <w:color w:val="00C832"/>
        </w:rPr>
        <w:t>management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port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9002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security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enabled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t xml:space="preserve"># management </w:t>
      </w:r>
      <w:r w:rsidRPr="008F4C6B">
        <w:t xml:space="preserve">port is internal only. </w:t>
      </w:r>
      <w:proofErr w:type="gramStart"/>
      <w:r w:rsidRPr="008F4C6B">
        <w:t>no</w:t>
      </w:r>
      <w:proofErr w:type="gramEnd"/>
      <w:r w:rsidRPr="008F4C6B">
        <w:t xml:space="preserve"> need to secure it.</w:t>
      </w:r>
    </w:p>
    <w:p w:rsidR="003B7C8E" w:rsidRDefault="003B7C8E" w:rsidP="003B7C8E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3B7C8E" w:rsidRDefault="003B7C8E" w:rsidP="008A55CA">
      <w:r>
        <w:t xml:space="preserve">#default project info followed by actual injected </w:t>
      </w:r>
      <w:proofErr w:type="spellStart"/>
      <w:r>
        <w:t>pom</w:t>
      </w:r>
      <w:proofErr w:type="spellEnd"/>
      <w:r>
        <w:t>-specified values.</w:t>
      </w:r>
    </w:p>
    <w:p w:rsidR="003B7C8E" w:rsidRDefault="003B7C8E" w:rsidP="008A55CA">
      <w:proofErr w:type="gramStart"/>
      <w:r>
        <w:rPr>
          <w:color w:val="000000"/>
          <w:u w:val="single"/>
        </w:rPr>
        <w:t>project</w:t>
      </w:r>
      <w:proofErr w:type="gramEnd"/>
      <w:r>
        <w:rPr>
          <w:color w:val="000000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spring-boot-rest-example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0.1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boot-example default description</w:t>
      </w:r>
    </w:p>
    <w:p w:rsidR="003B7C8E" w:rsidRDefault="003B7C8E" w:rsidP="008A55CA">
      <w:proofErr w:type="gramStart"/>
      <w:r>
        <w:rPr>
          <w:color w:val="00C832"/>
        </w:rPr>
        <w:t>info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</w:t>
      </w:r>
      <w:proofErr w:type="gramStart"/>
      <w:r>
        <w:rPr>
          <w:color w:val="00C832"/>
        </w:rPr>
        <w:t>build</w:t>
      </w:r>
      <w:proofErr w:type="gramEnd"/>
      <w:r>
        <w:rPr>
          <w:color w:val="00C832"/>
        </w:rPr>
        <w:t>: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artifact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project.artifactId</w:t>
      </w:r>
      <w:proofErr w:type="spellEnd"/>
      <w:r>
        <w:rPr>
          <w:color w:val="000000"/>
        </w:rPr>
        <w:t>}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name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${project.name}</w:t>
      </w:r>
    </w:p>
    <w:p w:rsidR="003B7C8E" w:rsidRDefault="003B7C8E" w:rsidP="008A55CA">
      <w:r>
        <w:rPr>
          <w:color w:val="000000"/>
        </w:rPr>
        <w:t xml:space="preserve">    </w:t>
      </w:r>
      <w:proofErr w:type="gramStart"/>
      <w:r>
        <w:rPr>
          <w:color w:val="00C832"/>
        </w:rPr>
        <w:t>description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project.description</w:t>
      </w:r>
      <w:proofErr w:type="spellEnd"/>
      <w:r>
        <w:rPr>
          <w:color w:val="000000"/>
        </w:rPr>
        <w:t>}</w:t>
      </w:r>
    </w:p>
    <w:p w:rsidR="0054427D" w:rsidRPr="001710BD" w:rsidRDefault="003B7C8E">
      <w:r>
        <w:rPr>
          <w:color w:val="000000"/>
        </w:rPr>
        <w:t xml:space="preserve">    </w:t>
      </w:r>
      <w:proofErr w:type="gramStart"/>
      <w:r>
        <w:rPr>
          <w:color w:val="00C832"/>
        </w:rPr>
        <w:t>version</w:t>
      </w:r>
      <w:proofErr w:type="gramEnd"/>
      <w:r>
        <w:rPr>
          <w:color w:val="00C832"/>
        </w:rP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project.version</w:t>
      </w:r>
      <w:proofErr w:type="spellEnd"/>
      <w:r>
        <w:rPr>
          <w:color w:val="000000"/>
        </w:rPr>
        <w:t>}</w:t>
      </w:r>
    </w:p>
    <w:p w:rsidR="0054427D" w:rsidRDefault="0054427D" w:rsidP="001710BD">
      <w:pPr>
        <w:pStyle w:val="h1"/>
      </w:pPr>
    </w:p>
    <w:p w:rsidR="00EE7CB4" w:rsidRDefault="00EE7CB4" w:rsidP="00117E4C">
      <w:pPr>
        <w:pStyle w:val="StyleHeading114ptBoldUnderlineLeft"/>
      </w:pPr>
      <w:bookmarkStart w:id="86" w:name="_Toc477559316"/>
      <w:r w:rsidRPr="00EA03DE">
        <w:t>1</w:t>
      </w:r>
      <w:r>
        <w:t>.</w:t>
      </w:r>
      <w:r w:rsidR="00D20594">
        <w:t>6</w:t>
      </w:r>
      <w:r w:rsidR="00FF5BA4">
        <w:t>8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bootstrap.yml</w:t>
      </w:r>
      <w:proofErr w:type="spellEnd"/>
      <w:r>
        <w:t xml:space="preserve"> file in the </w:t>
      </w:r>
      <w:r w:rsidR="006379AB">
        <w:t>resources</w:t>
      </w:r>
      <w:r>
        <w:t xml:space="preserve"> folder</w:t>
      </w:r>
      <w:bookmarkEnd w:id="86"/>
    </w:p>
    <w:p w:rsidR="00426116" w:rsidRDefault="00426116" w:rsidP="00117E4C">
      <w:pPr>
        <w:pStyle w:val="StyleHeading114ptBoldUnderlineLeft"/>
      </w:pPr>
    </w:p>
    <w:p w:rsidR="00426116" w:rsidRDefault="00426116" w:rsidP="00117E4C">
      <w:pPr>
        <w:pStyle w:val="StyleHeading114ptBoldUnderlineLeft"/>
      </w:pPr>
    </w:p>
    <w:p w:rsidR="000F0F1A" w:rsidRDefault="000F0F1A" w:rsidP="008A55CA">
      <w:proofErr w:type="gramStart"/>
      <w:r>
        <w:t>spring</w:t>
      </w:r>
      <w:proofErr w:type="gramEnd"/>
      <w:r>
        <w:t>:</w:t>
      </w:r>
    </w:p>
    <w:p w:rsidR="000F0F1A" w:rsidRDefault="000F0F1A" w:rsidP="008A55CA">
      <w:r>
        <w:rPr>
          <w:color w:val="000000"/>
        </w:rPr>
        <w:t xml:space="preserve">  </w:t>
      </w:r>
      <w:proofErr w:type="gramStart"/>
      <w:r>
        <w:t>application</w:t>
      </w:r>
      <w:proofErr w:type="gramEnd"/>
      <w:r>
        <w:t>:</w:t>
      </w:r>
    </w:p>
    <w:p w:rsidR="000F0F1A" w:rsidRDefault="000F0F1A" w:rsidP="008A55CA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-customer-service</w:t>
      </w:r>
    </w:p>
    <w:p w:rsidR="000F0F1A" w:rsidRDefault="000F0F1A" w:rsidP="008A55CA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</w:p>
    <w:p w:rsidR="000F0F1A" w:rsidRDefault="000F0F1A" w:rsidP="008A55CA">
      <w:r>
        <w:rPr>
          <w:color w:val="000000"/>
        </w:rPr>
        <w:t xml:space="preserve">    </w:t>
      </w:r>
      <w:proofErr w:type="gramStart"/>
      <w:r>
        <w:t>active</w:t>
      </w:r>
      <w:proofErr w:type="gramEnd"/>
      <w:r>
        <w:t>:</w:t>
      </w:r>
    </w:p>
    <w:p w:rsidR="000F0F1A" w:rsidRDefault="000F0F1A" w:rsidP="008A55CA">
      <w:r>
        <w:rPr>
          <w:color w:val="000000"/>
        </w:rPr>
        <w:t xml:space="preserve">      </w:t>
      </w: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</w:p>
    <w:p w:rsidR="000F0F1A" w:rsidRDefault="000F0F1A" w:rsidP="008A55CA">
      <w:r>
        <w:rPr>
          <w:color w:val="000000"/>
        </w:rPr>
        <w:t xml:space="preserve">  </w:t>
      </w:r>
      <w:proofErr w:type="gramStart"/>
      <w:r>
        <w:t>cloud</w:t>
      </w:r>
      <w:proofErr w:type="gramEnd"/>
      <w:r>
        <w:t>:</w:t>
      </w:r>
    </w:p>
    <w:p w:rsidR="000F0F1A" w:rsidRDefault="000F0F1A" w:rsidP="008A55CA">
      <w:r>
        <w:rPr>
          <w:color w:val="000000"/>
        </w:rPr>
        <w:t xml:space="preserve">    </w:t>
      </w:r>
      <w:proofErr w:type="gramStart"/>
      <w:r>
        <w:t>config</w:t>
      </w:r>
      <w:proofErr w:type="gramEnd"/>
      <w:r>
        <w:t>:</w:t>
      </w:r>
    </w:p>
    <w:p w:rsidR="00EE7CB4" w:rsidRDefault="000F0F1A" w:rsidP="008A55CA">
      <w:r>
        <w:rPr>
          <w:color w:val="000000"/>
        </w:rPr>
        <w:t xml:space="preserve">      </w:t>
      </w:r>
      <w:proofErr w:type="spellStart"/>
      <w:proofErr w:type="gramStart"/>
      <w:r>
        <w:t>uri</w:t>
      </w:r>
      <w:proofErr w:type="spellEnd"/>
      <w:proofErr w:type="gramEnd"/>
      <w:r>
        <w:t>:</w:t>
      </w:r>
      <w:r>
        <w:rPr>
          <w:color w:val="000000"/>
        </w:rPr>
        <w:t xml:space="preserve"> http://localhost:9000</w:t>
      </w:r>
    </w:p>
    <w:p w:rsidR="00701F03" w:rsidRDefault="00701F0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87" w:name="_Toc477010634"/>
      <w:bookmarkStart w:id="88" w:name="_Toc477559317"/>
      <w:r w:rsidRPr="00EA03DE">
        <w:lastRenderedPageBreak/>
        <w:t>1.</w:t>
      </w:r>
      <w:r w:rsidR="003856B7">
        <w:t>69</w:t>
      </w:r>
      <w:r w:rsidRPr="00EA03DE">
        <w:t xml:space="preserve"> </w:t>
      </w:r>
      <w:r>
        <w:t>–Open Git Bash in project folder</w:t>
      </w:r>
      <w:bookmarkEnd w:id="87"/>
      <w:bookmarkEnd w:id="88"/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1BFF303D" wp14:editId="27EA4816">
            <wp:extent cx="594360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89" w:name="_Toc477010635"/>
      <w:bookmarkStart w:id="90" w:name="_Toc477559318"/>
      <w:r w:rsidRPr="00EA03DE">
        <w:t>1.</w:t>
      </w:r>
      <w:r w:rsidR="003856B7">
        <w:t>70</w:t>
      </w:r>
      <w:r w:rsidRPr="00EA03DE">
        <w:t xml:space="preserve"> </w:t>
      </w:r>
      <w:r>
        <w:t>–Run the first instance</w:t>
      </w:r>
      <w:bookmarkEnd w:id="89"/>
      <w:bookmarkEnd w:id="90"/>
      <w:r>
        <w:t xml:space="preserve"> 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</w:t>
      </w:r>
      <w:proofErr w:type="spellStart"/>
      <w:r w:rsidRPr="00654D54">
        <w:t>Dspring.profiles.active</w:t>
      </w:r>
      <w:proofErr w:type="spellEnd"/>
      <w:r w:rsidRPr="00654D54">
        <w:t>=eureka-host1 target/udemy-rsmortgage-eureka-service-discovery-ha-0.0.1-SNAPSHOT.jar</w:t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61DC491C" wp14:editId="5AED9E32">
            <wp:extent cx="5943600" cy="5346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68DADB00" wp14:editId="2F106BFD">
            <wp:extent cx="5943600" cy="1914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91" w:name="_Toc477010636"/>
      <w:bookmarkStart w:id="92" w:name="_Toc477559319"/>
      <w:r w:rsidRPr="00EA03DE">
        <w:lastRenderedPageBreak/>
        <w:t>1.</w:t>
      </w:r>
      <w:r w:rsidR="003856B7">
        <w:t>71</w:t>
      </w:r>
      <w:r w:rsidRPr="00EA03DE">
        <w:t xml:space="preserve"> </w:t>
      </w:r>
      <w:r>
        <w:t>–Run the second instance</w:t>
      </w:r>
      <w:bookmarkEnd w:id="91"/>
      <w:bookmarkEnd w:id="92"/>
      <w:r>
        <w:t xml:space="preserve"> </w:t>
      </w:r>
    </w:p>
    <w:p w:rsidR="00C50EF2" w:rsidRDefault="00C50EF2" w:rsidP="00C50EF2"/>
    <w:p w:rsidR="00C50EF2" w:rsidRDefault="00C50EF2" w:rsidP="00C50EF2">
      <w:proofErr w:type="gramStart"/>
      <w:r w:rsidRPr="00654D54">
        <w:t>java</w:t>
      </w:r>
      <w:proofErr w:type="gramEnd"/>
      <w:r w:rsidRPr="00654D54">
        <w:t xml:space="preserve"> -jar -</w:t>
      </w:r>
      <w:proofErr w:type="spellStart"/>
      <w:r w:rsidRPr="00654D54">
        <w:t>Dspring.profiles.active</w:t>
      </w:r>
      <w:proofErr w:type="spellEnd"/>
      <w:r w:rsidRPr="00654D54">
        <w:t>=eureka-host2 target/udemy-rsmortgage-eureka-service-discovery-ha-0.0.1-SNAPSHOT.jar</w:t>
      </w:r>
    </w:p>
    <w:p w:rsidR="00C50EF2" w:rsidRDefault="00C50EF2" w:rsidP="00C50EF2"/>
    <w:p w:rsidR="00C50EF2" w:rsidRDefault="00C50EF2" w:rsidP="00C50EF2">
      <w:r>
        <w:rPr>
          <w:noProof/>
        </w:rPr>
        <w:drawing>
          <wp:inline distT="0" distB="0" distL="0" distR="0" wp14:anchorId="240B8C59" wp14:editId="6A13F817">
            <wp:extent cx="5943600" cy="6216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/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1B216851" wp14:editId="6BABBCB8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C50EF2" w:rsidRDefault="00C50EF2" w:rsidP="00C50EF2">
      <w:pPr>
        <w:pStyle w:val="StyleHeading114ptBoldUnderlineLeft"/>
      </w:pPr>
      <w:bookmarkStart w:id="93" w:name="_Toc477010637"/>
      <w:bookmarkStart w:id="94" w:name="_Toc477559320"/>
      <w:r w:rsidRPr="00EA03DE">
        <w:t>1.</w:t>
      </w:r>
      <w:r w:rsidR="003856B7">
        <w:t>72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28" w:history="1">
        <w:r w:rsidRPr="00EA03DE">
          <w:t>http://localhost:8761</w:t>
        </w:r>
        <w:bookmarkEnd w:id="93"/>
        <w:bookmarkEnd w:id="94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3673E21E" wp14:editId="16B67BBB">
            <wp:extent cx="5943600" cy="30467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95" w:name="_Toc477010638"/>
      <w:bookmarkStart w:id="96" w:name="_Toc477559321"/>
      <w:r w:rsidRPr="00EA03DE">
        <w:lastRenderedPageBreak/>
        <w:t>1.</w:t>
      </w:r>
      <w:r w:rsidR="003856B7">
        <w:t>73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0" w:history="1">
        <w:r w:rsidRPr="001409E7">
          <w:t>http://localhost:8762</w:t>
        </w:r>
        <w:bookmarkEnd w:id="95"/>
        <w:bookmarkEnd w:id="96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h1"/>
      </w:pPr>
    </w:p>
    <w:p w:rsidR="00C50EF2" w:rsidRDefault="00C50EF2" w:rsidP="00C50EF2">
      <w:r>
        <w:rPr>
          <w:noProof/>
        </w:rPr>
        <w:drawing>
          <wp:inline distT="0" distB="0" distL="0" distR="0" wp14:anchorId="71B57ECF" wp14:editId="5ACECF26">
            <wp:extent cx="5943600" cy="30784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h1"/>
      </w:pPr>
    </w:p>
    <w:p w:rsidR="00C50EF2" w:rsidRDefault="00C50EF2" w:rsidP="00C50EF2">
      <w:pPr>
        <w:rPr>
          <w:rFonts w:ascii="Arial" w:hAnsi="Arial"/>
          <w:i/>
          <w:color w:val="000000"/>
          <w:sz w:val="40"/>
          <w:szCs w:val="20"/>
        </w:rPr>
      </w:pPr>
      <w:r>
        <w:br w:type="page"/>
      </w:r>
    </w:p>
    <w:p w:rsidR="00C50EF2" w:rsidRDefault="00C50EF2" w:rsidP="00C50EF2">
      <w:pPr>
        <w:pStyle w:val="StyleHeading114ptBoldUnderlineLeft"/>
      </w:pPr>
      <w:bookmarkStart w:id="97" w:name="_Toc477010639"/>
      <w:bookmarkStart w:id="98" w:name="_Toc477559322"/>
      <w:r w:rsidRPr="00EA03DE">
        <w:lastRenderedPageBreak/>
        <w:t>1.</w:t>
      </w:r>
      <w:r w:rsidR="003856B7">
        <w:t>74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2" w:history="1">
        <w:r w:rsidRPr="0091290A">
          <w:t>http://eureka-host1:8761/</w:t>
        </w:r>
        <w:bookmarkEnd w:id="97"/>
        <w:bookmarkEnd w:id="98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4AEDB9B3" wp14:editId="1CF9DA27">
            <wp:extent cx="5943600" cy="2477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pPr>
        <w:pStyle w:val="StyleHeading114ptBoldUnderlineLeft"/>
      </w:pPr>
    </w:p>
    <w:p w:rsidR="00C50EF2" w:rsidRDefault="00C50EF2" w:rsidP="00C50EF2"/>
    <w:p w:rsidR="00C50EF2" w:rsidRDefault="00C50EF2" w:rsidP="00C50EF2">
      <w:r>
        <w:br w:type="page"/>
      </w:r>
    </w:p>
    <w:p w:rsidR="00C50EF2" w:rsidRDefault="00C50EF2" w:rsidP="00C50EF2">
      <w:pPr>
        <w:pStyle w:val="StyleHeading114ptBoldUnderlineLeft"/>
      </w:pPr>
      <w:bookmarkStart w:id="99" w:name="_Toc477010640"/>
      <w:bookmarkStart w:id="100" w:name="_Toc477559323"/>
      <w:r w:rsidRPr="00EA03DE">
        <w:lastRenderedPageBreak/>
        <w:t>1.</w:t>
      </w:r>
      <w:r w:rsidR="003856B7">
        <w:t>75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34" w:history="1">
        <w:r w:rsidRPr="0091290A">
          <w:t>http://eureka-host2:8762/</w:t>
        </w:r>
        <w:bookmarkEnd w:id="99"/>
        <w:bookmarkEnd w:id="100"/>
      </w:hyperlink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3832C0A4" wp14:editId="0E152F72">
            <wp:extent cx="5943600" cy="3053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pStyle w:val="StyleHeading114ptBoldUnderlineLeft"/>
      </w:pPr>
    </w:p>
    <w:p w:rsidR="00C50EF2" w:rsidRDefault="00C50EF2" w:rsidP="00C50EF2">
      <w:r>
        <w:rPr>
          <w:noProof/>
        </w:rPr>
        <w:drawing>
          <wp:inline distT="0" distB="0" distL="0" distR="0" wp14:anchorId="5DC9D00D" wp14:editId="223F5FF0">
            <wp:extent cx="5943600" cy="228409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F2" w:rsidRDefault="00C50EF2" w:rsidP="00C50EF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047103" w:rsidRDefault="00047103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47103" w:rsidRDefault="00047103" w:rsidP="008A55CA"/>
    <w:p w:rsidR="00890137" w:rsidRDefault="00890137" w:rsidP="00890137">
      <w:pPr>
        <w:pStyle w:val="StyleHeading114ptBoldUnderlineLeft"/>
      </w:pPr>
      <w:bookmarkStart w:id="101" w:name="_Toc477559324"/>
      <w:r w:rsidRPr="00EA03DE">
        <w:t>1</w:t>
      </w:r>
      <w:r>
        <w:t>.76–</w:t>
      </w:r>
      <w:r w:rsidRPr="00EA03DE">
        <w:t xml:space="preserve"> </w:t>
      </w:r>
      <w:r>
        <w:t>Open Git bash in the config project directory</w:t>
      </w:r>
      <w:bookmarkEnd w:id="101"/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8A55CA">
      <w:r>
        <w:rPr>
          <w:noProof/>
        </w:rPr>
        <w:drawing>
          <wp:inline distT="0" distB="0" distL="0" distR="0" wp14:anchorId="2A64FCE4" wp14:editId="7F4679A9">
            <wp:extent cx="5943600" cy="1368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A72E11">
      <w:pPr>
        <w:pStyle w:val="StyleHeading114ptBoldUnderlineLeft"/>
      </w:pPr>
    </w:p>
    <w:p w:rsidR="00890137" w:rsidRDefault="00890137" w:rsidP="00890137">
      <w:pPr>
        <w:pStyle w:val="StyleHeading114ptBoldUnderlineLeft"/>
      </w:pPr>
      <w:bookmarkStart w:id="102" w:name="_Toc477559325"/>
      <w:r w:rsidRPr="00EA03DE">
        <w:t>1</w:t>
      </w:r>
      <w:r>
        <w:t>.77–</w:t>
      </w:r>
      <w:r w:rsidRPr="00EA03DE">
        <w:t xml:space="preserve"> </w:t>
      </w:r>
      <w:r>
        <w:t>Run the config service project</w:t>
      </w:r>
      <w:bookmarkEnd w:id="102"/>
    </w:p>
    <w:p w:rsidR="00890137" w:rsidRDefault="00890137" w:rsidP="00A72E11">
      <w:pPr>
        <w:pStyle w:val="StyleHeading114ptBoldUnderlineLeft"/>
      </w:pPr>
    </w:p>
    <w:p w:rsidR="00890137" w:rsidRDefault="00890137" w:rsidP="008A55CA">
      <w:proofErr w:type="gramStart"/>
      <w:r>
        <w:t>java</w:t>
      </w:r>
      <w:proofErr w:type="gramEnd"/>
      <w:r>
        <w:t xml:space="preserve"> -jar target/udemy-rsmortgage-config-service-0.0.1-SNAPSHOT.jar</w:t>
      </w:r>
    </w:p>
    <w:p w:rsidR="00890137" w:rsidRDefault="00890137" w:rsidP="00A72E11">
      <w:pPr>
        <w:pStyle w:val="StyleHeading114ptBoldUnderlineLeft"/>
      </w:pPr>
    </w:p>
    <w:p w:rsidR="00976998" w:rsidRDefault="0097699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6998" w:rsidRDefault="00976998" w:rsidP="00A72E11">
      <w:pPr>
        <w:pStyle w:val="StyleHeading114ptBoldUnderlineLeft"/>
      </w:pPr>
    </w:p>
    <w:p w:rsidR="00976998" w:rsidRDefault="00976998" w:rsidP="00976998">
      <w:pPr>
        <w:pStyle w:val="StyleHeading114ptBoldUnderlineLeft"/>
      </w:pPr>
      <w:bookmarkStart w:id="103" w:name="_Toc477559326"/>
      <w:r w:rsidRPr="00EA03DE">
        <w:t>1</w:t>
      </w:r>
      <w:r>
        <w:t>.78–</w:t>
      </w:r>
      <w:r w:rsidRPr="00EA03DE">
        <w:t xml:space="preserve"> </w:t>
      </w:r>
      <w:r>
        <w:t xml:space="preserve">Verify Customer Project </w:t>
      </w:r>
      <w:proofErr w:type="spellStart"/>
      <w:r>
        <w:t>mysql</w:t>
      </w:r>
      <w:proofErr w:type="spellEnd"/>
      <w:r>
        <w:t xml:space="preserve"> properties</w:t>
      </w:r>
      <w:bookmarkEnd w:id="103"/>
    </w:p>
    <w:p w:rsidR="00976998" w:rsidRDefault="00976998" w:rsidP="00A72E11">
      <w:pPr>
        <w:pStyle w:val="StyleHeading114ptBoldUnderlineLeft"/>
      </w:pPr>
    </w:p>
    <w:p w:rsidR="00976998" w:rsidRDefault="00976998" w:rsidP="00A72E11">
      <w:pPr>
        <w:pStyle w:val="StyleHeading114ptBoldUnderlineLeft"/>
      </w:pPr>
    </w:p>
    <w:p w:rsidR="00976998" w:rsidRDefault="00976998" w:rsidP="008A55CA">
      <w:r>
        <w:rPr>
          <w:noProof/>
        </w:rPr>
        <w:drawing>
          <wp:inline distT="0" distB="0" distL="0" distR="0" wp14:anchorId="4DB6497F" wp14:editId="652E65C6">
            <wp:extent cx="5943600" cy="3329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98" w:rsidRDefault="00976998" w:rsidP="00A72E11">
      <w:pPr>
        <w:pStyle w:val="StyleHeading114ptBoldUnderlineLeft"/>
      </w:pPr>
    </w:p>
    <w:p w:rsidR="00982C6E" w:rsidRDefault="00982C6E" w:rsidP="008A55CA">
      <w:r>
        <w:rPr>
          <w:noProof/>
        </w:rPr>
        <w:drawing>
          <wp:inline distT="0" distB="0" distL="0" distR="0" wp14:anchorId="40035890" wp14:editId="5B695AE9">
            <wp:extent cx="5943600" cy="3399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6E" w:rsidRDefault="00982C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82C6E" w:rsidRDefault="00982C6E" w:rsidP="00A72E11">
      <w:pPr>
        <w:pStyle w:val="StyleHeading114ptBoldUnderlineLeft"/>
      </w:pPr>
    </w:p>
    <w:p w:rsidR="00A72E11" w:rsidRDefault="00A72E11" w:rsidP="00A72E11">
      <w:pPr>
        <w:pStyle w:val="StyleHeading114ptBoldUnderlineLeft"/>
      </w:pPr>
      <w:bookmarkStart w:id="104" w:name="_Toc477559327"/>
      <w:r w:rsidRPr="00EA03DE">
        <w:t>1</w:t>
      </w:r>
      <w:r>
        <w:t>.</w:t>
      </w:r>
      <w:r w:rsidR="0014158F">
        <w:t>7</w:t>
      </w:r>
      <w:r w:rsidR="00C47A07">
        <w:t>9</w:t>
      </w:r>
      <w:r>
        <w:t>–</w:t>
      </w:r>
      <w:r w:rsidRPr="00EA03DE">
        <w:t xml:space="preserve"> </w:t>
      </w:r>
      <w:r>
        <w:t>Open Git bash in the project directory</w:t>
      </w:r>
      <w:bookmarkEnd w:id="104"/>
    </w:p>
    <w:p w:rsidR="00682868" w:rsidRDefault="00682868" w:rsidP="001710BD">
      <w:pPr>
        <w:pStyle w:val="h1"/>
      </w:pPr>
    </w:p>
    <w:p w:rsidR="00FE3307" w:rsidRDefault="00FE3307" w:rsidP="001710BD">
      <w:pPr>
        <w:pStyle w:val="h1"/>
      </w:pPr>
    </w:p>
    <w:p w:rsidR="00682868" w:rsidRDefault="009A38E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E78B406" wp14:editId="479F140F">
            <wp:extent cx="5943600" cy="1078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868">
        <w:br w:type="page"/>
      </w:r>
    </w:p>
    <w:p w:rsidR="00A21E56" w:rsidRDefault="00A21E56" w:rsidP="00A21E56">
      <w:pPr>
        <w:pStyle w:val="StyleHeading114ptBoldUnderlineLeft"/>
      </w:pPr>
      <w:bookmarkStart w:id="105" w:name="_Toc477559328"/>
      <w:r w:rsidRPr="00EA03DE">
        <w:lastRenderedPageBreak/>
        <w:t>1</w:t>
      </w:r>
      <w:r>
        <w:t>.</w:t>
      </w:r>
      <w:r w:rsidR="00C47A07">
        <w:t>80</w:t>
      </w:r>
      <w:r>
        <w:t>–</w:t>
      </w:r>
      <w:r w:rsidRPr="00EA03DE">
        <w:t xml:space="preserve"> </w:t>
      </w:r>
      <w:r w:rsidR="00E4434B">
        <w:t>Build</w:t>
      </w:r>
      <w:r>
        <w:t xml:space="preserve"> the project</w:t>
      </w:r>
      <w:bookmarkEnd w:id="105"/>
    </w:p>
    <w:p w:rsidR="00A21E56" w:rsidRDefault="00A21E56" w:rsidP="00A21E56">
      <w:pPr>
        <w:pStyle w:val="StyleHeading114ptBoldUnderlineLeft"/>
      </w:pPr>
    </w:p>
    <w:p w:rsidR="00207478" w:rsidRDefault="00207478" w:rsidP="00A21E56">
      <w:pPr>
        <w:pStyle w:val="StyleHeading114ptBoldUnderlineLeft"/>
      </w:pPr>
    </w:p>
    <w:p w:rsidR="00A21E56" w:rsidRDefault="009A38ED" w:rsidP="001710BD">
      <w:r>
        <w:rPr>
          <w:noProof/>
        </w:rPr>
        <w:drawing>
          <wp:inline distT="0" distB="0" distL="0" distR="0" wp14:anchorId="3E0D1C82" wp14:editId="180B8830">
            <wp:extent cx="5943600" cy="955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56" w:rsidRDefault="00A21E56" w:rsidP="001710BD">
      <w:pPr>
        <w:pStyle w:val="h1"/>
      </w:pPr>
    </w:p>
    <w:p w:rsidR="0014158F" w:rsidRDefault="0014158F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D744E91" wp14:editId="41F6BBD6">
            <wp:extent cx="5943600" cy="3919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B7991" w:rsidRDefault="001B7991" w:rsidP="00DE3E2F">
      <w:pPr>
        <w:pStyle w:val="StyleHeading114ptBoldUnderlineLeft"/>
      </w:pPr>
    </w:p>
    <w:p w:rsidR="001B7991" w:rsidRDefault="001B7991" w:rsidP="008A55CA">
      <w:pPr>
        <w:pStyle w:val="StyleHeading114ptBoldUnderlineLeft"/>
      </w:pPr>
      <w:bookmarkStart w:id="106" w:name="_Toc477559329"/>
      <w:r w:rsidRPr="00EA03DE">
        <w:t>1.</w:t>
      </w:r>
      <w:r w:rsidR="00C47A07">
        <w:t>81</w:t>
      </w:r>
      <w:r w:rsidRPr="00EA03DE">
        <w:t xml:space="preserve"> </w:t>
      </w:r>
      <w:r>
        <w:t>–Run the Project</w:t>
      </w:r>
      <w:bookmarkEnd w:id="106"/>
    </w:p>
    <w:p w:rsidR="001B7991" w:rsidRDefault="001B7991" w:rsidP="008A55CA">
      <w:pPr>
        <w:pStyle w:val="StyleHeading114ptBoldUnderlineLeft"/>
      </w:pPr>
    </w:p>
    <w:p w:rsidR="001B7991" w:rsidRDefault="00E4434B" w:rsidP="008A55CA">
      <w:proofErr w:type="gramStart"/>
      <w:r>
        <w:t>java</w:t>
      </w:r>
      <w:proofErr w:type="gramEnd"/>
      <w:r>
        <w:t xml:space="preserve"> -jar -</w:t>
      </w:r>
      <w:proofErr w:type="spellStart"/>
      <w:r>
        <w:t>Dspring.profiles.active</w:t>
      </w:r>
      <w:proofErr w:type="spellEnd"/>
      <w:r>
        <w:t>=</w:t>
      </w:r>
      <w:proofErr w:type="spellStart"/>
      <w:r>
        <w:t>mysql</w:t>
      </w:r>
      <w:proofErr w:type="spellEnd"/>
      <w:r>
        <w:t xml:space="preserve"> target/udemy-rsmortgage-customer-service-1.0.jar</w:t>
      </w:r>
    </w:p>
    <w:p w:rsidR="00E4434B" w:rsidRDefault="00E4434B" w:rsidP="00DE3E2F">
      <w:pPr>
        <w:pStyle w:val="StyleHeading114ptBoldUnderlineLeft"/>
      </w:pPr>
    </w:p>
    <w:p w:rsidR="00E4447B" w:rsidRDefault="00E4447B" w:rsidP="00E4447B">
      <w:pPr>
        <w:pStyle w:val="StyleHeading114ptBoldUnderlineLeft"/>
      </w:pPr>
      <w:bookmarkStart w:id="107" w:name="_Toc477559330"/>
      <w:r w:rsidRPr="00EA03DE">
        <w:t>1.</w:t>
      </w:r>
      <w:r>
        <w:t>82</w:t>
      </w:r>
      <w:r w:rsidRPr="00EA03DE">
        <w:t xml:space="preserve"> </w:t>
      </w:r>
      <w:r>
        <w:t>–Verify Config Property is read and used</w:t>
      </w:r>
      <w:bookmarkEnd w:id="107"/>
    </w:p>
    <w:p w:rsidR="00E4447B" w:rsidRDefault="00E4447B" w:rsidP="00DE3E2F">
      <w:pPr>
        <w:pStyle w:val="StyleHeading114ptBoldUnderlineLeft"/>
      </w:pPr>
    </w:p>
    <w:p w:rsidR="00E4447B" w:rsidRDefault="00E4447B" w:rsidP="00DE3E2F">
      <w:pPr>
        <w:pStyle w:val="StyleHeading114ptBoldUnderlineLeft"/>
      </w:pPr>
    </w:p>
    <w:p w:rsidR="00E4447B" w:rsidRDefault="00E4447B" w:rsidP="008A55CA">
      <w:r>
        <w:rPr>
          <w:noProof/>
        </w:rPr>
        <w:drawing>
          <wp:inline distT="0" distB="0" distL="0" distR="0" wp14:anchorId="3190CC32" wp14:editId="1AF670A2">
            <wp:extent cx="5943600" cy="1764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7B" w:rsidRDefault="00E4447B" w:rsidP="00DE3E2F">
      <w:pPr>
        <w:pStyle w:val="StyleHeading114ptBoldUnderlineLeft"/>
      </w:pPr>
    </w:p>
    <w:p w:rsidR="00715DDE" w:rsidRDefault="00715DD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DE3E2F" w:rsidRDefault="00DE3E2F" w:rsidP="00DE3E2F">
      <w:pPr>
        <w:pStyle w:val="StyleHeading114ptBoldUnderlineLeft"/>
      </w:pPr>
      <w:bookmarkStart w:id="108" w:name="_Toc477559331"/>
      <w:r w:rsidRPr="00EA03DE">
        <w:lastRenderedPageBreak/>
        <w:t>1.</w:t>
      </w:r>
      <w:r w:rsidR="007D2A2F">
        <w:t>8</w:t>
      </w:r>
      <w:r>
        <w:t>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Navigate to </w:t>
      </w:r>
      <w:hyperlink r:id="rId44" w:history="1">
        <w:r w:rsidRPr="00EA03DE">
          <w:t>http://localhost:8761</w:t>
        </w:r>
        <w:bookmarkEnd w:id="108"/>
      </w:hyperlink>
    </w:p>
    <w:p w:rsidR="00DE3E2F" w:rsidRDefault="00DE3E2F" w:rsidP="00DE3E2F">
      <w:pPr>
        <w:pStyle w:val="h1"/>
      </w:pPr>
    </w:p>
    <w:p w:rsidR="00DE3E2F" w:rsidRDefault="00715DDE">
      <w:r>
        <w:rPr>
          <w:noProof/>
        </w:rPr>
        <w:drawing>
          <wp:inline distT="0" distB="0" distL="0" distR="0" wp14:anchorId="7C072E7E" wp14:editId="3A8F8EE9">
            <wp:extent cx="5943600" cy="2697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DE3E2F" w:rsidRDefault="00DE3E2F" w:rsidP="00DE3E2F">
      <w:pPr>
        <w:pStyle w:val="h1"/>
      </w:pPr>
    </w:p>
    <w:p w:rsidR="00715DDE" w:rsidRDefault="00715DDE" w:rsidP="00DE3E2F">
      <w:r>
        <w:rPr>
          <w:noProof/>
        </w:rPr>
        <w:drawing>
          <wp:inline distT="0" distB="0" distL="0" distR="0" wp14:anchorId="723F6EBA" wp14:editId="0687CCA3">
            <wp:extent cx="5943600" cy="307911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DE" w:rsidRDefault="00715DDE">
      <w:r>
        <w:br w:type="page"/>
      </w:r>
    </w:p>
    <w:p w:rsidR="00DE3E2F" w:rsidRDefault="009667AE">
      <w:r>
        <w:rPr>
          <w:noProof/>
        </w:rPr>
        <w:lastRenderedPageBreak/>
        <w:drawing>
          <wp:inline distT="0" distB="0" distL="0" distR="0" wp14:anchorId="22C22E75" wp14:editId="0E7CFC8C">
            <wp:extent cx="5943600" cy="29083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AE" w:rsidRDefault="009667AE" w:rsidP="00DE3E2F"/>
    <w:p w:rsidR="009667AE" w:rsidRDefault="009667AE" w:rsidP="00DE3E2F"/>
    <w:p w:rsidR="009667AE" w:rsidRDefault="009667AE">
      <w:r>
        <w:rPr>
          <w:noProof/>
        </w:rPr>
        <w:drawing>
          <wp:inline distT="0" distB="0" distL="0" distR="0" wp14:anchorId="6BF1499E" wp14:editId="22A22C89">
            <wp:extent cx="5943600" cy="30829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2F" w:rsidRDefault="00DE3E2F" w:rsidP="00DE3E2F">
      <w:pPr>
        <w:pStyle w:val="h1"/>
      </w:pPr>
    </w:p>
    <w:p w:rsidR="00016B81" w:rsidRDefault="00016B8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43424" w:rsidRDefault="00E43424" w:rsidP="009A4EE5">
      <w:pPr>
        <w:pStyle w:val="StyleHeading114ptBoldUnderlineLeft"/>
      </w:pPr>
      <w:bookmarkStart w:id="109" w:name="_Toc477559332"/>
      <w:r>
        <w:lastRenderedPageBreak/>
        <w:t>1.84—Get an existing Customer</w:t>
      </w:r>
      <w:bookmarkEnd w:id="109"/>
    </w:p>
    <w:p w:rsidR="00E43424" w:rsidRDefault="00E43424" w:rsidP="009A4EE5">
      <w:pPr>
        <w:pStyle w:val="StyleHeading114ptBoldUnderlineLeft"/>
      </w:pPr>
    </w:p>
    <w:p w:rsidR="00E43424" w:rsidRDefault="00E43424" w:rsidP="008A55CA">
      <w:hyperlink r:id="rId49" w:history="1">
        <w:r w:rsidRPr="00C010B1">
          <w:rPr>
            <w:rStyle w:val="Hyperlink"/>
          </w:rPr>
          <w:t>http://localhost:9001/rsmortgage-customerservice/v1/customer</w:t>
        </w:r>
      </w:hyperlink>
    </w:p>
    <w:p w:rsidR="00E43424" w:rsidRDefault="00E43424" w:rsidP="009A4EE5">
      <w:pPr>
        <w:pStyle w:val="StyleHeading114ptBoldUnderlineLeft"/>
      </w:pPr>
    </w:p>
    <w:p w:rsidR="00E43424" w:rsidRDefault="00E43424" w:rsidP="008A55CA">
      <w:r>
        <w:rPr>
          <w:noProof/>
        </w:rPr>
        <w:drawing>
          <wp:inline distT="0" distB="0" distL="0" distR="0" wp14:anchorId="42933A3E" wp14:editId="252E3863">
            <wp:extent cx="5943600" cy="38188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24" w:rsidRDefault="00E43424" w:rsidP="009A4EE5">
      <w:pPr>
        <w:pStyle w:val="StyleHeading114ptBoldUnderlineLeft"/>
      </w:pPr>
    </w:p>
    <w:p w:rsidR="00BE28D4" w:rsidRDefault="00BE28D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A4EE5" w:rsidRDefault="009A4EE5" w:rsidP="009A4EE5">
      <w:pPr>
        <w:pStyle w:val="StyleHeading114ptBoldUnderlineLeft"/>
      </w:pPr>
      <w:bookmarkStart w:id="110" w:name="_Toc477559333"/>
      <w:r w:rsidRPr="00EA03DE">
        <w:lastRenderedPageBreak/>
        <w:t>1</w:t>
      </w:r>
      <w:r w:rsidR="00CC3BD3">
        <w:t>.</w:t>
      </w:r>
      <w:r w:rsidR="00016B81">
        <w:t>8</w:t>
      </w:r>
      <w:r w:rsidR="00BE28D4">
        <w:t>5</w:t>
      </w:r>
      <w:r>
        <w:t>–</w:t>
      </w:r>
      <w:r w:rsidRPr="00EA03DE">
        <w:t xml:space="preserve"> </w:t>
      </w:r>
      <w:r>
        <w:t xml:space="preserve">Create a </w:t>
      </w:r>
      <w:r w:rsidR="008F4C6B">
        <w:t>Customer</w:t>
      </w:r>
      <w:bookmarkEnd w:id="110"/>
    </w:p>
    <w:p w:rsidR="00682868" w:rsidRDefault="00682868" w:rsidP="001710BD">
      <w:pPr>
        <w:pStyle w:val="h1"/>
      </w:pPr>
    </w:p>
    <w:p w:rsidR="00BE28D4" w:rsidRDefault="00BE28D4" w:rsidP="001710BD">
      <w:hyperlink r:id="rId51" w:history="1">
        <w:r w:rsidRPr="00C010B1">
          <w:rPr>
            <w:rStyle w:val="Hyperlink"/>
          </w:rPr>
          <w:t>http://localhost:9001/rsmortgage-customerservice/v1/customer</w:t>
        </w:r>
      </w:hyperlink>
    </w:p>
    <w:p w:rsidR="00BE28D4" w:rsidRDefault="00BE28D4" w:rsidP="001710BD"/>
    <w:p w:rsidR="00682868" w:rsidRDefault="00BE28D4" w:rsidP="001710BD">
      <w:r>
        <w:t>Payload</w:t>
      </w:r>
    </w:p>
    <w:p w:rsidR="00BE28D4" w:rsidRDefault="00BE28D4" w:rsidP="001710BD"/>
    <w:p w:rsidR="00BE28D4" w:rsidRDefault="00BE28D4">
      <w:r>
        <w:t>{</w:t>
      </w:r>
    </w:p>
    <w:p w:rsidR="00BE28D4" w:rsidRDefault="00BE28D4">
      <w:r>
        <w:t xml:space="preserve">    "</w:t>
      </w:r>
      <w:proofErr w:type="spellStart"/>
      <w:proofErr w:type="gramStart"/>
      <w:r>
        <w:t>firstName</w:t>
      </w:r>
      <w:proofErr w:type="spellEnd"/>
      <w:proofErr w:type="gramEnd"/>
      <w:r>
        <w:t>": "David",</w:t>
      </w:r>
    </w:p>
    <w:p w:rsidR="00BE28D4" w:rsidRDefault="00BE28D4">
      <w:r>
        <w:t xml:space="preserve">    "</w:t>
      </w:r>
      <w:proofErr w:type="spellStart"/>
      <w:proofErr w:type="gramStart"/>
      <w:r>
        <w:t>lastName</w:t>
      </w:r>
      <w:proofErr w:type="spellEnd"/>
      <w:proofErr w:type="gramEnd"/>
      <w:r>
        <w:t>": "Jackson",</w:t>
      </w:r>
    </w:p>
    <w:p w:rsidR="00BE28D4" w:rsidRDefault="00BE28D4">
      <w:r>
        <w:t xml:space="preserve">    "</w:t>
      </w:r>
      <w:proofErr w:type="spellStart"/>
      <w:proofErr w:type="gramStart"/>
      <w:r>
        <w:t>dateOfBirth</w:t>
      </w:r>
      <w:proofErr w:type="spellEnd"/>
      <w:proofErr w:type="gramEnd"/>
      <w:r>
        <w:t>": "1980-04-11",</w:t>
      </w:r>
    </w:p>
    <w:p w:rsidR="00BE28D4" w:rsidRDefault="00BE28D4">
      <w:r>
        <w:t xml:space="preserve">    "</w:t>
      </w:r>
      <w:proofErr w:type="spellStart"/>
      <w:proofErr w:type="gramStart"/>
      <w:r>
        <w:t>totalLoanAmount</w:t>
      </w:r>
      <w:proofErr w:type="spellEnd"/>
      <w:proofErr w:type="gramEnd"/>
      <w:r>
        <w:t>": 287000,</w:t>
      </w:r>
    </w:p>
    <w:p w:rsidR="00BE28D4" w:rsidRDefault="00BE28D4">
      <w:r>
        <w:t xml:space="preserve">    "</w:t>
      </w:r>
      <w:proofErr w:type="spellStart"/>
      <w:proofErr w:type="gramStart"/>
      <w:r>
        <w:t>bonusPoints</w:t>
      </w:r>
      <w:proofErr w:type="spellEnd"/>
      <w:proofErr w:type="gramEnd"/>
      <w:r>
        <w:t>": 50000,</w:t>
      </w:r>
    </w:p>
    <w:p w:rsidR="00BE28D4" w:rsidRDefault="00BE28D4">
      <w:r>
        <w:t xml:space="preserve">    "</w:t>
      </w:r>
      <w:proofErr w:type="spellStart"/>
      <w:proofErr w:type="gramStart"/>
      <w:r>
        <w:t>memberSince</w:t>
      </w:r>
      <w:proofErr w:type="spellEnd"/>
      <w:proofErr w:type="gramEnd"/>
      <w:r>
        <w:t>": "2000-04-11",</w:t>
      </w:r>
    </w:p>
    <w:p w:rsidR="00BE28D4" w:rsidRDefault="00BE28D4">
      <w:r>
        <w:t xml:space="preserve">    "</w:t>
      </w:r>
      <w:proofErr w:type="spellStart"/>
      <w:proofErr w:type="gramStart"/>
      <w:r>
        <w:t>socialSecurityNumber</w:t>
      </w:r>
      <w:proofErr w:type="spellEnd"/>
      <w:proofErr w:type="gramEnd"/>
      <w:r>
        <w:t>": "333-33-3333",</w:t>
      </w:r>
    </w:p>
    <w:p w:rsidR="00BE28D4" w:rsidRDefault="00BE28D4">
      <w:r>
        <w:t xml:space="preserve">    "</w:t>
      </w:r>
      <w:proofErr w:type="gramStart"/>
      <w:r>
        <w:t>rating</w:t>
      </w:r>
      <w:proofErr w:type="gramEnd"/>
      <w:r>
        <w:t>": 7</w:t>
      </w:r>
    </w:p>
    <w:p w:rsidR="00BE28D4" w:rsidRDefault="00BE28D4">
      <w:r>
        <w:t>}</w:t>
      </w:r>
    </w:p>
    <w:p w:rsidR="00BE28D4" w:rsidRDefault="00BE28D4" w:rsidP="00BE28D4"/>
    <w:p w:rsidR="00C956B8" w:rsidRDefault="00BE28D4">
      <w:r>
        <w:rPr>
          <w:noProof/>
        </w:rPr>
        <w:drawing>
          <wp:inline distT="0" distB="0" distL="0" distR="0" wp14:anchorId="2E4068E5" wp14:editId="7804D295">
            <wp:extent cx="5943600" cy="316738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4D5" w:rsidRDefault="00B664D5"/>
    <w:p w:rsidR="000F587C" w:rsidRDefault="000F587C">
      <w:r>
        <w:br w:type="page"/>
      </w:r>
    </w:p>
    <w:p w:rsidR="00BE28D4" w:rsidRDefault="00BE28D4" w:rsidP="00BE28D4">
      <w:pPr>
        <w:pStyle w:val="StyleHeading114ptBoldUnderlineLeft"/>
      </w:pPr>
      <w:bookmarkStart w:id="111" w:name="_Toc477559334"/>
      <w:r w:rsidRPr="00EA03DE">
        <w:lastRenderedPageBreak/>
        <w:t>1</w:t>
      </w:r>
      <w:r>
        <w:t>.86–</w:t>
      </w:r>
      <w:r w:rsidRPr="00EA03DE">
        <w:t xml:space="preserve"> </w:t>
      </w:r>
      <w:r>
        <w:t>Verify the Database</w:t>
      </w:r>
      <w:bookmarkEnd w:id="111"/>
    </w:p>
    <w:p w:rsidR="00F54637" w:rsidRDefault="00F54637" w:rsidP="00BE28D4">
      <w:pPr>
        <w:pStyle w:val="StyleHeading114ptBoldUnderlineLeft"/>
      </w:pPr>
    </w:p>
    <w:p w:rsidR="00F54637" w:rsidRDefault="00F54637" w:rsidP="008A55CA">
      <w:r>
        <w:rPr>
          <w:noProof/>
        </w:rPr>
        <w:drawing>
          <wp:inline distT="0" distB="0" distL="0" distR="0" wp14:anchorId="6C0FA393" wp14:editId="2F032B93">
            <wp:extent cx="5943600" cy="35560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D4" w:rsidRDefault="00BE28D4" w:rsidP="000F587C">
      <w:pPr>
        <w:pStyle w:val="StyleHeading114ptBoldUnderlineLeft"/>
      </w:pPr>
    </w:p>
    <w:p w:rsidR="00BE28D4" w:rsidRDefault="00BE28D4" w:rsidP="000F587C">
      <w:pPr>
        <w:pStyle w:val="StyleHeading114ptBoldUnderlineLeft"/>
      </w:pPr>
    </w:p>
    <w:p w:rsidR="00444BEA" w:rsidRDefault="00444B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0F5F8E" w:rsidRDefault="00CC3BD3" w:rsidP="00444BEA">
      <w:pPr>
        <w:pStyle w:val="StyleHeading114ptBoldUnderlineLeft"/>
      </w:pPr>
      <w:bookmarkStart w:id="112" w:name="_Toc477559335"/>
      <w:r>
        <w:t>1.</w:t>
      </w:r>
      <w:r w:rsidR="00A952F4">
        <w:t>87</w:t>
      </w:r>
      <w:r w:rsidR="00444BEA">
        <w:t>—Try to Update a Record</w:t>
      </w:r>
      <w:bookmarkEnd w:id="112"/>
    </w:p>
    <w:p w:rsidR="000F5F8E" w:rsidRDefault="000F5F8E" w:rsidP="00444BEA">
      <w:pPr>
        <w:pStyle w:val="StyleHeading114ptBoldUnderlineLeft"/>
      </w:pPr>
    </w:p>
    <w:p w:rsidR="00A952F4" w:rsidRDefault="00A952F4" w:rsidP="008A55CA">
      <w:hyperlink r:id="rId54" w:history="1">
        <w:r w:rsidRPr="00C010B1">
          <w:rPr>
            <w:rStyle w:val="Hyperlink"/>
          </w:rPr>
          <w:t>http://localhost:9001/rsmortgage-customerservice/v1/customer/3</w:t>
        </w:r>
      </w:hyperlink>
    </w:p>
    <w:p w:rsidR="00A952F4" w:rsidRDefault="00A952F4" w:rsidP="00444BEA">
      <w:pPr>
        <w:pStyle w:val="StyleHeading114ptBoldUnderlineLeft"/>
      </w:pPr>
    </w:p>
    <w:p w:rsidR="00A952F4" w:rsidRDefault="00A952F4" w:rsidP="008A55CA">
      <w:r>
        <w:t>{</w:t>
      </w:r>
    </w:p>
    <w:p w:rsidR="00A952F4" w:rsidRDefault="00A952F4" w:rsidP="008A55CA">
      <w:r>
        <w:t xml:space="preserve">    "</w:t>
      </w:r>
      <w:proofErr w:type="gramStart"/>
      <w:r>
        <w:t>id</w:t>
      </w:r>
      <w:proofErr w:type="gramEnd"/>
      <w:r>
        <w:t>":3,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firstName</w:t>
      </w:r>
      <w:proofErr w:type="spellEnd"/>
      <w:proofErr w:type="gramEnd"/>
      <w:r>
        <w:t>": "David",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lastName</w:t>
      </w:r>
      <w:proofErr w:type="spellEnd"/>
      <w:proofErr w:type="gramEnd"/>
      <w:r>
        <w:t>": "Jackson",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dateOfBirth</w:t>
      </w:r>
      <w:proofErr w:type="spellEnd"/>
      <w:proofErr w:type="gramEnd"/>
      <w:r>
        <w:t>": "1980-04-11",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totalLoanAmount</w:t>
      </w:r>
      <w:proofErr w:type="spellEnd"/>
      <w:proofErr w:type="gramEnd"/>
      <w:r>
        <w:t>": 290000,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bonusPoints</w:t>
      </w:r>
      <w:proofErr w:type="spellEnd"/>
      <w:proofErr w:type="gramEnd"/>
      <w:r>
        <w:t>": 60000,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memberSince</w:t>
      </w:r>
      <w:proofErr w:type="spellEnd"/>
      <w:proofErr w:type="gramEnd"/>
      <w:r>
        <w:t>": "2000-04-11",</w:t>
      </w:r>
    </w:p>
    <w:p w:rsidR="00A952F4" w:rsidRDefault="00A952F4" w:rsidP="008A55CA">
      <w:r>
        <w:t xml:space="preserve">    "</w:t>
      </w:r>
      <w:proofErr w:type="spellStart"/>
      <w:proofErr w:type="gramStart"/>
      <w:r>
        <w:t>socialSecurityNumber</w:t>
      </w:r>
      <w:proofErr w:type="spellEnd"/>
      <w:proofErr w:type="gramEnd"/>
      <w:r>
        <w:t>": "444-44-4444",</w:t>
      </w:r>
    </w:p>
    <w:p w:rsidR="00A952F4" w:rsidRDefault="00A952F4" w:rsidP="008A55CA">
      <w:r>
        <w:t xml:space="preserve">    "</w:t>
      </w:r>
      <w:proofErr w:type="gramStart"/>
      <w:r>
        <w:t>rating</w:t>
      </w:r>
      <w:proofErr w:type="gramEnd"/>
      <w:r>
        <w:t>": 8</w:t>
      </w:r>
    </w:p>
    <w:p w:rsidR="00A952F4" w:rsidRDefault="00A952F4" w:rsidP="008A55CA">
      <w:r>
        <w:t>}</w:t>
      </w:r>
    </w:p>
    <w:p w:rsidR="00A952F4" w:rsidRDefault="00A952F4" w:rsidP="00A952F4">
      <w:pPr>
        <w:pStyle w:val="StyleHeading114ptBoldUnderlineLeft"/>
      </w:pPr>
    </w:p>
    <w:p w:rsidR="00403BCC" w:rsidRDefault="00403BCC" w:rsidP="008A55CA">
      <w:r>
        <w:rPr>
          <w:noProof/>
        </w:rPr>
        <w:drawing>
          <wp:inline distT="0" distB="0" distL="0" distR="0" wp14:anchorId="6CE18818" wp14:editId="232EF1A3">
            <wp:extent cx="5943600" cy="315849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 w:rsidP="001710BD"/>
    <w:p w:rsidR="00A952F4" w:rsidRDefault="00A952F4" w:rsidP="00A952F4">
      <w:pPr>
        <w:pStyle w:val="StyleHeading114ptBoldUnderlineLeft"/>
      </w:pPr>
      <w:bookmarkStart w:id="113" w:name="_Toc477559336"/>
      <w:r>
        <w:lastRenderedPageBreak/>
        <w:t>1.87—Verify the Database</w:t>
      </w:r>
      <w:bookmarkEnd w:id="113"/>
    </w:p>
    <w:p w:rsidR="00222D36" w:rsidRDefault="00222D36" w:rsidP="00444BEA">
      <w:pPr>
        <w:pStyle w:val="StyleHeading114ptBoldUnderlineLeft"/>
      </w:pPr>
    </w:p>
    <w:p w:rsidR="00222D36" w:rsidRDefault="00222D36" w:rsidP="00444BEA">
      <w:pPr>
        <w:pStyle w:val="StyleHeading114ptBoldUnderlineLeft"/>
      </w:pPr>
    </w:p>
    <w:p w:rsidR="00222D36" w:rsidRDefault="00A43846" w:rsidP="001710BD">
      <w:r>
        <w:rPr>
          <w:noProof/>
        </w:rPr>
        <w:drawing>
          <wp:inline distT="0" distB="0" distL="0" distR="0" wp14:anchorId="5618A5F1" wp14:editId="0AA302B1">
            <wp:extent cx="5943600" cy="51816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8E" w:rsidRDefault="000F5F8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44BEA" w:rsidRDefault="00444BEA" w:rsidP="00444BEA">
      <w:pPr>
        <w:pStyle w:val="StyleHeading114ptBoldUnderlineLeft"/>
      </w:pPr>
    </w:p>
    <w:p w:rsidR="00444BEA" w:rsidRDefault="00444BEA" w:rsidP="00E03E10">
      <w:pPr>
        <w:pStyle w:val="StyleHeading114ptBoldUnderlineLeft"/>
      </w:pPr>
    </w:p>
    <w:p w:rsidR="00224EF7" w:rsidRDefault="00224EF7" w:rsidP="00224EF7">
      <w:pPr>
        <w:pStyle w:val="StyleHeading114ptBoldUnderlineLeft"/>
      </w:pPr>
      <w:bookmarkStart w:id="114" w:name="_Toc477559337"/>
      <w:r w:rsidRPr="00EA03DE">
        <w:t>1.</w:t>
      </w:r>
      <w:r w:rsidR="0047657C">
        <w:t>88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get a single </w:t>
      </w:r>
      <w:r w:rsidR="001E13BB">
        <w:t>customer</w:t>
      </w:r>
      <w:bookmarkEnd w:id="114"/>
    </w:p>
    <w:p w:rsidR="00224EF7" w:rsidRDefault="00224EF7" w:rsidP="00224EF7">
      <w:pPr>
        <w:pStyle w:val="StyleHeading114ptBoldUnderlineLeft"/>
      </w:pPr>
    </w:p>
    <w:p w:rsidR="00224EF7" w:rsidRDefault="001E13BB" w:rsidP="001710BD">
      <w:r>
        <w:rPr>
          <w:noProof/>
        </w:rPr>
        <w:drawing>
          <wp:inline distT="0" distB="0" distL="0" distR="0" wp14:anchorId="10F7DCBA" wp14:editId="0FDB8EEF">
            <wp:extent cx="5943600" cy="34524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F7" w:rsidRDefault="00224EF7" w:rsidP="00224EF7">
      <w:pPr>
        <w:pStyle w:val="StyleHeading114ptBoldUnderlineLeft"/>
      </w:pPr>
    </w:p>
    <w:p w:rsidR="00224EF7" w:rsidRDefault="00224EF7" w:rsidP="00224EF7">
      <w:pPr>
        <w:pStyle w:val="StyleHeading114ptBoldUnderlineLeft"/>
      </w:pPr>
    </w:p>
    <w:p w:rsidR="00224EF7" w:rsidRDefault="00224EF7" w:rsidP="001710BD"/>
    <w:p w:rsidR="00224EF7" w:rsidRDefault="00224EF7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C4BDB" w:rsidRDefault="00CC4BDB" w:rsidP="00CC4BDB">
      <w:pPr>
        <w:pStyle w:val="StyleHeading114ptBoldUnderlineLeft"/>
      </w:pPr>
      <w:bookmarkStart w:id="115" w:name="_Toc477559338"/>
      <w:r w:rsidRPr="00EA03DE">
        <w:lastRenderedPageBreak/>
        <w:t>1.</w:t>
      </w:r>
      <w:r w:rsidR="0047657C">
        <w:t>89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Try to delete a single </w:t>
      </w:r>
      <w:r w:rsidR="004119D9">
        <w:t>customer</w:t>
      </w:r>
      <w:bookmarkEnd w:id="115"/>
    </w:p>
    <w:p w:rsidR="00CC4BDB" w:rsidRDefault="00CC4BDB" w:rsidP="00CC4BDB">
      <w:pPr>
        <w:pStyle w:val="StyleHeading114ptBoldUnderlineLeft"/>
      </w:pPr>
    </w:p>
    <w:p w:rsidR="00CC4BDB" w:rsidRDefault="004119D9" w:rsidP="001710BD">
      <w:r>
        <w:rPr>
          <w:noProof/>
        </w:rPr>
        <w:drawing>
          <wp:inline distT="0" distB="0" distL="0" distR="0" wp14:anchorId="05FB352D" wp14:editId="1133A15E">
            <wp:extent cx="5943600" cy="32766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99" w:rsidRDefault="00F44E99" w:rsidP="00CC4BDB">
      <w:pPr>
        <w:pStyle w:val="StyleHeading114ptBoldUnderlineLeft"/>
      </w:pPr>
    </w:p>
    <w:p w:rsidR="00003559" w:rsidRDefault="00003559" w:rsidP="001710BD"/>
    <w:p w:rsidR="00003559" w:rsidRDefault="0000355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F775B" w:rsidRDefault="00CF775B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805A90" w:rsidRDefault="00805A90" w:rsidP="00805A90">
      <w:pPr>
        <w:pStyle w:val="StyleHeading114ptBoldUnderlineLeft"/>
      </w:pPr>
      <w:bookmarkStart w:id="116" w:name="_Toc477559339"/>
      <w:r w:rsidRPr="00EA03DE">
        <w:t>1.</w:t>
      </w:r>
      <w:r w:rsidR="00821FFD">
        <w:t>90</w:t>
      </w:r>
      <w:r w:rsidRPr="00EA03DE">
        <w:t xml:space="preserve"> </w:t>
      </w:r>
      <w:r>
        <w:t>–</w:t>
      </w:r>
      <w:r w:rsidRPr="00EA03DE">
        <w:t xml:space="preserve"> </w:t>
      </w:r>
      <w:r>
        <w:t>Swagger UI</w:t>
      </w:r>
      <w:bookmarkEnd w:id="116"/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05A90" w:rsidRDefault="003C5DA4" w:rsidP="008A55CA">
      <w:r>
        <w:rPr>
          <w:noProof/>
        </w:rPr>
        <w:drawing>
          <wp:inline distT="0" distB="0" distL="0" distR="0" wp14:anchorId="5D608D06" wp14:editId="5C0F1185">
            <wp:extent cx="5943600" cy="309372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90" w:rsidRDefault="00805A90" w:rsidP="00E03E10">
      <w:pPr>
        <w:pStyle w:val="StyleHeading114ptBoldUnderlineLeft"/>
      </w:pPr>
    </w:p>
    <w:p w:rsidR="00805A90" w:rsidRDefault="00805A90" w:rsidP="00E03E10">
      <w:pPr>
        <w:pStyle w:val="StyleHeading114ptBoldUnderlineLeft"/>
      </w:pPr>
    </w:p>
    <w:p w:rsidR="008363E5" w:rsidRDefault="008363E5" w:rsidP="00E03E10">
      <w:pPr>
        <w:pStyle w:val="StyleHeading114ptBoldUnderlineLeft"/>
      </w:pPr>
    </w:p>
    <w:p w:rsidR="008363E5" w:rsidRDefault="008363E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03E10" w:rsidRDefault="00E03E10" w:rsidP="00E03E10">
      <w:pPr>
        <w:pStyle w:val="StyleHeading114ptBoldUnderlineLeft"/>
      </w:pPr>
      <w:bookmarkStart w:id="117" w:name="_Toc477559340"/>
      <w:r w:rsidRPr="00EA03DE">
        <w:lastRenderedPageBreak/>
        <w:t>1.</w:t>
      </w:r>
      <w:r w:rsidR="00821FFD">
        <w:t>91</w:t>
      </w:r>
      <w:r w:rsidRPr="00EA03DE">
        <w:t xml:space="preserve"> </w:t>
      </w:r>
      <w:r>
        <w:t>–</w:t>
      </w:r>
      <w:r w:rsidRPr="00EA03DE">
        <w:t xml:space="preserve"> </w:t>
      </w:r>
      <w:r>
        <w:t>Conclusion</w:t>
      </w:r>
      <w:bookmarkEnd w:id="117"/>
    </w:p>
    <w:p w:rsidR="009C5756" w:rsidRDefault="009C5756" w:rsidP="00E03E10">
      <w:pPr>
        <w:pStyle w:val="StyleHeading114ptBoldUnderlineLeft"/>
      </w:pPr>
    </w:p>
    <w:p w:rsidR="009C5756" w:rsidRPr="001710BD" w:rsidRDefault="009C5756" w:rsidP="008A55CA">
      <w:r w:rsidRPr="001710BD">
        <w:t xml:space="preserve">This document listed the steps as well as provided the explanation of creating a Spring Boot </w:t>
      </w:r>
      <w:r w:rsidR="00743F41">
        <w:rPr>
          <w:b/>
          <w:bCs/>
        </w:rPr>
        <w:t xml:space="preserve">Customer Service Microservice </w:t>
      </w:r>
      <w:r w:rsidRPr="001710BD">
        <w:t>application based on Spring Cloud Service Discovery as well as JPA.</w:t>
      </w:r>
    </w:p>
    <w:p w:rsidR="005A35B4" w:rsidRPr="00BD5603" w:rsidRDefault="005A35B4" w:rsidP="001710BD">
      <w:pPr>
        <w:pStyle w:val="h1"/>
        <w:rPr>
          <w:b/>
          <w:bCs/>
          <w:sz w:val="36"/>
        </w:rPr>
      </w:pPr>
    </w:p>
    <w:sectPr w:rsidR="005A35B4" w:rsidRPr="00BD5603" w:rsidSect="008A55CA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pgSz w:w="12240" w:h="15840" w:code="1"/>
      <w:pgMar w:top="1440" w:right="1440" w:bottom="1152" w:left="1152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43BC" w:rsidRDefault="00D143BC">
      <w:r>
        <w:separator/>
      </w:r>
    </w:p>
  </w:endnote>
  <w:endnote w:type="continuationSeparator" w:id="0">
    <w:p w:rsidR="00D143BC" w:rsidRDefault="00D143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A55CA">
      <w:rPr>
        <w:rStyle w:val="PageNumber"/>
        <w:noProof/>
      </w:rPr>
      <w:t>9</w: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Pr="00AC7900" w:rsidRDefault="000F587C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F587C" w:rsidRDefault="000F587C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A55CA">
      <w:rPr>
        <w:rStyle w:val="PageNumber"/>
        <w:noProof/>
      </w:rPr>
      <w:t>41</w:t>
    </w:r>
    <w:r>
      <w:rPr>
        <w:rStyle w:val="PageNumber"/>
      </w:rPr>
      <w:fldChar w:fldCharType="end"/>
    </w:r>
  </w:p>
  <w:p w:rsidR="000F587C" w:rsidRPr="00544DAE" w:rsidRDefault="000F587C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43BC" w:rsidRDefault="00D143BC">
      <w:r>
        <w:separator/>
      </w:r>
    </w:p>
  </w:footnote>
  <w:footnote w:type="continuationSeparator" w:id="0">
    <w:p w:rsidR="00D143BC" w:rsidRDefault="00D143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587C" w:rsidRDefault="000F587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28D147D"/>
    <w:multiLevelType w:val="hybridMultilevel"/>
    <w:tmpl w:val="75EE8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A3712"/>
    <w:multiLevelType w:val="hybridMultilevel"/>
    <w:tmpl w:val="D708C894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7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3A43108"/>
    <w:multiLevelType w:val="hybridMultilevel"/>
    <w:tmpl w:val="66B0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C2501"/>
    <w:multiLevelType w:val="hybridMultilevel"/>
    <w:tmpl w:val="B2A29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4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7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0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25A21A5"/>
    <w:multiLevelType w:val="hybridMultilevel"/>
    <w:tmpl w:val="FAE27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6D275B8"/>
    <w:multiLevelType w:val="hybridMultilevel"/>
    <w:tmpl w:val="B9D25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2BC608C1"/>
    <w:multiLevelType w:val="hybridMultilevel"/>
    <w:tmpl w:val="F250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0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329671D"/>
    <w:multiLevelType w:val="hybridMultilevel"/>
    <w:tmpl w:val="2774E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3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34">
    <w:nsid w:val="39A3660E"/>
    <w:multiLevelType w:val="hybridMultilevel"/>
    <w:tmpl w:val="C6EA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4393254E"/>
    <w:multiLevelType w:val="hybridMultilevel"/>
    <w:tmpl w:val="C610F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40">
    <w:nsid w:val="4885628A"/>
    <w:multiLevelType w:val="hybridMultilevel"/>
    <w:tmpl w:val="0CAA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3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6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56C1701C"/>
    <w:multiLevelType w:val="hybridMultilevel"/>
    <w:tmpl w:val="7482419C"/>
    <w:lvl w:ilvl="0" w:tplc="DA7C69C8">
      <w:numFmt w:val="bullet"/>
      <w:lvlText w:val="•"/>
      <w:lvlJc w:val="left"/>
      <w:pPr>
        <w:ind w:left="795" w:hanging="435"/>
      </w:pPr>
      <w:rPr>
        <w:rFonts w:ascii="Scala-Regular" w:eastAsia="Times New Roman" w:hAnsi="Scala-Regular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95840A9"/>
    <w:multiLevelType w:val="hybridMultilevel"/>
    <w:tmpl w:val="9AC2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1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4">
    <w:nsid w:val="669F26DF"/>
    <w:multiLevelType w:val="hybridMultilevel"/>
    <w:tmpl w:val="CFF80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6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>
    <w:nsid w:val="6892750B"/>
    <w:multiLevelType w:val="hybridMultilevel"/>
    <w:tmpl w:val="119E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0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1">
    <w:nsid w:val="6D0408BE"/>
    <w:multiLevelType w:val="hybridMultilevel"/>
    <w:tmpl w:val="0F8E0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3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64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5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6">
    <w:nsid w:val="73846BFB"/>
    <w:multiLevelType w:val="hybridMultilevel"/>
    <w:tmpl w:val="7298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5AA4772"/>
    <w:multiLevelType w:val="hybridMultilevel"/>
    <w:tmpl w:val="64E0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9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70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1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45"/>
  </w:num>
  <w:num w:numId="2">
    <w:abstractNumId w:val="64"/>
  </w:num>
  <w:num w:numId="3">
    <w:abstractNumId w:val="50"/>
  </w:num>
  <w:num w:numId="4">
    <w:abstractNumId w:val="17"/>
  </w:num>
  <w:num w:numId="5">
    <w:abstractNumId w:val="68"/>
  </w:num>
  <w:num w:numId="6">
    <w:abstractNumId w:val="47"/>
  </w:num>
  <w:num w:numId="7">
    <w:abstractNumId w:val="0"/>
  </w:num>
  <w:num w:numId="8">
    <w:abstractNumId w:val="8"/>
  </w:num>
  <w:num w:numId="9">
    <w:abstractNumId w:val="20"/>
  </w:num>
  <w:num w:numId="10">
    <w:abstractNumId w:val="25"/>
  </w:num>
  <w:num w:numId="11">
    <w:abstractNumId w:val="46"/>
  </w:num>
  <w:num w:numId="12">
    <w:abstractNumId w:val="59"/>
  </w:num>
  <w:num w:numId="13">
    <w:abstractNumId w:val="62"/>
  </w:num>
  <w:num w:numId="14">
    <w:abstractNumId w:val="65"/>
  </w:num>
  <w:num w:numId="15">
    <w:abstractNumId w:val="33"/>
  </w:num>
  <w:num w:numId="16">
    <w:abstractNumId w:val="6"/>
  </w:num>
  <w:num w:numId="17">
    <w:abstractNumId w:val="37"/>
  </w:num>
  <w:num w:numId="18">
    <w:abstractNumId w:val="32"/>
  </w:num>
  <w:num w:numId="19">
    <w:abstractNumId w:val="63"/>
  </w:num>
  <w:num w:numId="20">
    <w:abstractNumId w:val="18"/>
  </w:num>
  <w:num w:numId="21">
    <w:abstractNumId w:val="38"/>
  </w:num>
  <w:num w:numId="22">
    <w:abstractNumId w:val="16"/>
  </w:num>
  <w:num w:numId="23">
    <w:abstractNumId w:val="56"/>
  </w:num>
  <w:num w:numId="24">
    <w:abstractNumId w:val="43"/>
  </w:num>
  <w:num w:numId="25">
    <w:abstractNumId w:val="70"/>
  </w:num>
  <w:num w:numId="26">
    <w:abstractNumId w:val="4"/>
  </w:num>
  <w:num w:numId="27">
    <w:abstractNumId w:val="51"/>
  </w:num>
  <w:num w:numId="28">
    <w:abstractNumId w:val="52"/>
  </w:num>
  <w:num w:numId="29">
    <w:abstractNumId w:val="35"/>
  </w:num>
  <w:num w:numId="30">
    <w:abstractNumId w:val="23"/>
  </w:num>
  <w:num w:numId="31">
    <w:abstractNumId w:val="3"/>
  </w:num>
  <w:num w:numId="32">
    <w:abstractNumId w:val="21"/>
  </w:num>
  <w:num w:numId="33">
    <w:abstractNumId w:val="9"/>
  </w:num>
  <w:num w:numId="34">
    <w:abstractNumId w:val="19"/>
  </w:num>
  <w:num w:numId="35">
    <w:abstractNumId w:val="29"/>
  </w:num>
  <w:num w:numId="36">
    <w:abstractNumId w:val="39"/>
  </w:num>
  <w:num w:numId="37">
    <w:abstractNumId w:val="27"/>
  </w:num>
  <w:num w:numId="38">
    <w:abstractNumId w:val="41"/>
  </w:num>
  <w:num w:numId="39">
    <w:abstractNumId w:val="13"/>
  </w:num>
  <w:num w:numId="40">
    <w:abstractNumId w:val="30"/>
  </w:num>
  <w:num w:numId="41">
    <w:abstractNumId w:val="58"/>
  </w:num>
  <w:num w:numId="42">
    <w:abstractNumId w:val="5"/>
  </w:num>
  <w:num w:numId="43">
    <w:abstractNumId w:val="15"/>
  </w:num>
  <w:num w:numId="44">
    <w:abstractNumId w:val="44"/>
  </w:num>
  <w:num w:numId="45">
    <w:abstractNumId w:val="71"/>
  </w:num>
  <w:num w:numId="46">
    <w:abstractNumId w:val="55"/>
  </w:num>
  <w:num w:numId="47">
    <w:abstractNumId w:val="53"/>
  </w:num>
  <w:num w:numId="48">
    <w:abstractNumId w:val="14"/>
  </w:num>
  <w:num w:numId="49">
    <w:abstractNumId w:val="42"/>
  </w:num>
  <w:num w:numId="50">
    <w:abstractNumId w:val="10"/>
  </w:num>
  <w:num w:numId="51">
    <w:abstractNumId w:val="69"/>
  </w:num>
  <w:num w:numId="52">
    <w:abstractNumId w:val="60"/>
  </w:num>
  <w:num w:numId="53">
    <w:abstractNumId w:val="7"/>
  </w:num>
  <w:num w:numId="54">
    <w:abstractNumId w:val="26"/>
  </w:num>
  <w:num w:numId="55">
    <w:abstractNumId w:val="34"/>
  </w:num>
  <w:num w:numId="56">
    <w:abstractNumId w:val="66"/>
  </w:num>
  <w:num w:numId="57">
    <w:abstractNumId w:val="49"/>
  </w:num>
  <w:num w:numId="58">
    <w:abstractNumId w:val="48"/>
  </w:num>
  <w:num w:numId="59">
    <w:abstractNumId w:val="2"/>
  </w:num>
  <w:num w:numId="60">
    <w:abstractNumId w:val="31"/>
  </w:num>
  <w:num w:numId="61">
    <w:abstractNumId w:val="61"/>
  </w:num>
  <w:num w:numId="62">
    <w:abstractNumId w:val="40"/>
  </w:num>
  <w:num w:numId="63">
    <w:abstractNumId w:val="11"/>
  </w:num>
  <w:num w:numId="64">
    <w:abstractNumId w:val="54"/>
  </w:num>
  <w:num w:numId="65">
    <w:abstractNumId w:val="67"/>
  </w:num>
  <w:num w:numId="66">
    <w:abstractNumId w:val="22"/>
  </w:num>
  <w:num w:numId="67">
    <w:abstractNumId w:val="12"/>
  </w:num>
  <w:num w:numId="68">
    <w:abstractNumId w:val="28"/>
  </w:num>
  <w:num w:numId="69">
    <w:abstractNumId w:val="57"/>
  </w:num>
  <w:num w:numId="70">
    <w:abstractNumId w:val="36"/>
  </w:num>
  <w:num w:numId="71">
    <w:abstractNumId w:val="24"/>
  </w:num>
  <w:num w:numId="72">
    <w:abstractNumId w:val="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oNotTrackMoves/>
  <w:doNotTrackFormatting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16B81"/>
    <w:rsid w:val="00020246"/>
    <w:rsid w:val="0004485A"/>
    <w:rsid w:val="00047103"/>
    <w:rsid w:val="0005430B"/>
    <w:rsid w:val="0006154B"/>
    <w:rsid w:val="00062AF2"/>
    <w:rsid w:val="00081412"/>
    <w:rsid w:val="00094A4A"/>
    <w:rsid w:val="000C0FD9"/>
    <w:rsid w:val="000C799A"/>
    <w:rsid w:val="000D4228"/>
    <w:rsid w:val="000D4D7D"/>
    <w:rsid w:val="000D5907"/>
    <w:rsid w:val="000E06E0"/>
    <w:rsid w:val="000F0F1A"/>
    <w:rsid w:val="000F29D1"/>
    <w:rsid w:val="000F44A3"/>
    <w:rsid w:val="000F587C"/>
    <w:rsid w:val="000F591E"/>
    <w:rsid w:val="000F5F8E"/>
    <w:rsid w:val="000F645F"/>
    <w:rsid w:val="000F77C5"/>
    <w:rsid w:val="00106AE9"/>
    <w:rsid w:val="001124C4"/>
    <w:rsid w:val="0011338C"/>
    <w:rsid w:val="00117E4C"/>
    <w:rsid w:val="00122EF6"/>
    <w:rsid w:val="00123A21"/>
    <w:rsid w:val="0012448C"/>
    <w:rsid w:val="00127D9F"/>
    <w:rsid w:val="001359DF"/>
    <w:rsid w:val="0014158F"/>
    <w:rsid w:val="00141E68"/>
    <w:rsid w:val="00153AE2"/>
    <w:rsid w:val="00163BF0"/>
    <w:rsid w:val="00165777"/>
    <w:rsid w:val="0016719C"/>
    <w:rsid w:val="00167476"/>
    <w:rsid w:val="00167874"/>
    <w:rsid w:val="001710BD"/>
    <w:rsid w:val="00175BE1"/>
    <w:rsid w:val="001853D7"/>
    <w:rsid w:val="00190AFE"/>
    <w:rsid w:val="001962BE"/>
    <w:rsid w:val="001A4B38"/>
    <w:rsid w:val="001B1D4F"/>
    <w:rsid w:val="001B7991"/>
    <w:rsid w:val="001C04C0"/>
    <w:rsid w:val="001C3CE1"/>
    <w:rsid w:val="001D1200"/>
    <w:rsid w:val="001D2037"/>
    <w:rsid w:val="001D607D"/>
    <w:rsid w:val="001E13BB"/>
    <w:rsid w:val="001E3BF5"/>
    <w:rsid w:val="001F2937"/>
    <w:rsid w:val="00207478"/>
    <w:rsid w:val="00207B09"/>
    <w:rsid w:val="00212540"/>
    <w:rsid w:val="0021571C"/>
    <w:rsid w:val="00217229"/>
    <w:rsid w:val="00222D36"/>
    <w:rsid w:val="00224D1E"/>
    <w:rsid w:val="00224EF7"/>
    <w:rsid w:val="0023160F"/>
    <w:rsid w:val="00232362"/>
    <w:rsid w:val="00234801"/>
    <w:rsid w:val="00254567"/>
    <w:rsid w:val="002576C7"/>
    <w:rsid w:val="002612E3"/>
    <w:rsid w:val="002638CF"/>
    <w:rsid w:val="0026773A"/>
    <w:rsid w:val="002843FA"/>
    <w:rsid w:val="002A4182"/>
    <w:rsid w:val="002A7CB9"/>
    <w:rsid w:val="002B08AE"/>
    <w:rsid w:val="002B267C"/>
    <w:rsid w:val="002B3CEC"/>
    <w:rsid w:val="002B6951"/>
    <w:rsid w:val="002C51AA"/>
    <w:rsid w:val="002D0329"/>
    <w:rsid w:val="002D0935"/>
    <w:rsid w:val="002D4316"/>
    <w:rsid w:val="002E6004"/>
    <w:rsid w:val="002F2373"/>
    <w:rsid w:val="002F3B2B"/>
    <w:rsid w:val="002F5FB1"/>
    <w:rsid w:val="003005F6"/>
    <w:rsid w:val="003075A9"/>
    <w:rsid w:val="003231FC"/>
    <w:rsid w:val="00324D6C"/>
    <w:rsid w:val="00325317"/>
    <w:rsid w:val="003262FF"/>
    <w:rsid w:val="003270EB"/>
    <w:rsid w:val="00341BC5"/>
    <w:rsid w:val="00346F9B"/>
    <w:rsid w:val="00350F7F"/>
    <w:rsid w:val="00362E42"/>
    <w:rsid w:val="0036301F"/>
    <w:rsid w:val="003665EF"/>
    <w:rsid w:val="00371252"/>
    <w:rsid w:val="00374667"/>
    <w:rsid w:val="00384522"/>
    <w:rsid w:val="003856B7"/>
    <w:rsid w:val="00391896"/>
    <w:rsid w:val="0039509F"/>
    <w:rsid w:val="003A579E"/>
    <w:rsid w:val="003A5E58"/>
    <w:rsid w:val="003A6061"/>
    <w:rsid w:val="003B0DA5"/>
    <w:rsid w:val="003B7C8E"/>
    <w:rsid w:val="003C5D82"/>
    <w:rsid w:val="003C5DA4"/>
    <w:rsid w:val="003D078A"/>
    <w:rsid w:val="003D0FDF"/>
    <w:rsid w:val="003D6C9B"/>
    <w:rsid w:val="003D7063"/>
    <w:rsid w:val="003E2C60"/>
    <w:rsid w:val="003E2F3F"/>
    <w:rsid w:val="003F025C"/>
    <w:rsid w:val="003F0A07"/>
    <w:rsid w:val="004037B3"/>
    <w:rsid w:val="00403BCC"/>
    <w:rsid w:val="00405AF0"/>
    <w:rsid w:val="004119D9"/>
    <w:rsid w:val="00411A75"/>
    <w:rsid w:val="00426116"/>
    <w:rsid w:val="00440B3B"/>
    <w:rsid w:val="0044397D"/>
    <w:rsid w:val="00444BEA"/>
    <w:rsid w:val="00450922"/>
    <w:rsid w:val="00453143"/>
    <w:rsid w:val="00453DF6"/>
    <w:rsid w:val="00472D8A"/>
    <w:rsid w:val="004740C1"/>
    <w:rsid w:val="0047657C"/>
    <w:rsid w:val="00491F4C"/>
    <w:rsid w:val="00492DD2"/>
    <w:rsid w:val="004A3FDE"/>
    <w:rsid w:val="004A7020"/>
    <w:rsid w:val="004E0D56"/>
    <w:rsid w:val="004E75A5"/>
    <w:rsid w:val="004F395B"/>
    <w:rsid w:val="004F6E39"/>
    <w:rsid w:val="00505ECF"/>
    <w:rsid w:val="00517759"/>
    <w:rsid w:val="005204E5"/>
    <w:rsid w:val="00525F26"/>
    <w:rsid w:val="00530204"/>
    <w:rsid w:val="00535B6C"/>
    <w:rsid w:val="00536038"/>
    <w:rsid w:val="00542D9C"/>
    <w:rsid w:val="0054427D"/>
    <w:rsid w:val="00544DAE"/>
    <w:rsid w:val="005468C3"/>
    <w:rsid w:val="00555225"/>
    <w:rsid w:val="00570E53"/>
    <w:rsid w:val="005736D0"/>
    <w:rsid w:val="00580D98"/>
    <w:rsid w:val="00580E7D"/>
    <w:rsid w:val="00591505"/>
    <w:rsid w:val="005A35B4"/>
    <w:rsid w:val="005C15DA"/>
    <w:rsid w:val="005C2679"/>
    <w:rsid w:val="005D19C5"/>
    <w:rsid w:val="005E38FE"/>
    <w:rsid w:val="005F48F3"/>
    <w:rsid w:val="005F512D"/>
    <w:rsid w:val="005F7B93"/>
    <w:rsid w:val="00601712"/>
    <w:rsid w:val="0060649C"/>
    <w:rsid w:val="006064B1"/>
    <w:rsid w:val="00606F5F"/>
    <w:rsid w:val="00624357"/>
    <w:rsid w:val="0063122A"/>
    <w:rsid w:val="00632342"/>
    <w:rsid w:val="006379AB"/>
    <w:rsid w:val="006452A8"/>
    <w:rsid w:val="00660D72"/>
    <w:rsid w:val="00665EF6"/>
    <w:rsid w:val="00673EC6"/>
    <w:rsid w:val="00676ADA"/>
    <w:rsid w:val="0067746D"/>
    <w:rsid w:val="00682648"/>
    <w:rsid w:val="00682868"/>
    <w:rsid w:val="006851EA"/>
    <w:rsid w:val="006926D8"/>
    <w:rsid w:val="006930F5"/>
    <w:rsid w:val="00695027"/>
    <w:rsid w:val="006A0E76"/>
    <w:rsid w:val="006A51F1"/>
    <w:rsid w:val="006A738D"/>
    <w:rsid w:val="006B4E11"/>
    <w:rsid w:val="006B7962"/>
    <w:rsid w:val="006D0E46"/>
    <w:rsid w:val="006D1A19"/>
    <w:rsid w:val="006D3F30"/>
    <w:rsid w:val="006D74ED"/>
    <w:rsid w:val="006E2824"/>
    <w:rsid w:val="006E597D"/>
    <w:rsid w:val="006F210C"/>
    <w:rsid w:val="006F3688"/>
    <w:rsid w:val="006F4736"/>
    <w:rsid w:val="00701D74"/>
    <w:rsid w:val="00701F03"/>
    <w:rsid w:val="00710D4A"/>
    <w:rsid w:val="00715DDE"/>
    <w:rsid w:val="00730CA4"/>
    <w:rsid w:val="00730EA7"/>
    <w:rsid w:val="0073365C"/>
    <w:rsid w:val="00735A85"/>
    <w:rsid w:val="007379D7"/>
    <w:rsid w:val="007418CE"/>
    <w:rsid w:val="00742392"/>
    <w:rsid w:val="00743F41"/>
    <w:rsid w:val="00744697"/>
    <w:rsid w:val="00745346"/>
    <w:rsid w:val="00745EE2"/>
    <w:rsid w:val="007628CC"/>
    <w:rsid w:val="0076468C"/>
    <w:rsid w:val="0077510D"/>
    <w:rsid w:val="00785B53"/>
    <w:rsid w:val="00796304"/>
    <w:rsid w:val="007A3826"/>
    <w:rsid w:val="007D2A2F"/>
    <w:rsid w:val="007E175B"/>
    <w:rsid w:val="007E5037"/>
    <w:rsid w:val="007F3C85"/>
    <w:rsid w:val="008046B5"/>
    <w:rsid w:val="00805A90"/>
    <w:rsid w:val="0080603F"/>
    <w:rsid w:val="00806B6D"/>
    <w:rsid w:val="00810DB5"/>
    <w:rsid w:val="008115B4"/>
    <w:rsid w:val="00821FFD"/>
    <w:rsid w:val="008275AE"/>
    <w:rsid w:val="0083247E"/>
    <w:rsid w:val="0083616E"/>
    <w:rsid w:val="008363E5"/>
    <w:rsid w:val="00857163"/>
    <w:rsid w:val="00865881"/>
    <w:rsid w:val="00866C7F"/>
    <w:rsid w:val="00867271"/>
    <w:rsid w:val="00871E1A"/>
    <w:rsid w:val="008726CC"/>
    <w:rsid w:val="008811C5"/>
    <w:rsid w:val="008850CB"/>
    <w:rsid w:val="008857C7"/>
    <w:rsid w:val="00890137"/>
    <w:rsid w:val="008953E9"/>
    <w:rsid w:val="008A55CA"/>
    <w:rsid w:val="008C0AF9"/>
    <w:rsid w:val="008C77C5"/>
    <w:rsid w:val="008E5567"/>
    <w:rsid w:val="008E5E4B"/>
    <w:rsid w:val="008F0D68"/>
    <w:rsid w:val="008F1CFA"/>
    <w:rsid w:val="008F4479"/>
    <w:rsid w:val="008F4C6B"/>
    <w:rsid w:val="008F5FF3"/>
    <w:rsid w:val="008F682C"/>
    <w:rsid w:val="008F73DC"/>
    <w:rsid w:val="008F765B"/>
    <w:rsid w:val="008F7B42"/>
    <w:rsid w:val="00902BF3"/>
    <w:rsid w:val="00916969"/>
    <w:rsid w:val="00920568"/>
    <w:rsid w:val="00922BD2"/>
    <w:rsid w:val="0092514C"/>
    <w:rsid w:val="00925E00"/>
    <w:rsid w:val="00930E1A"/>
    <w:rsid w:val="00944A4F"/>
    <w:rsid w:val="0095242E"/>
    <w:rsid w:val="00953C57"/>
    <w:rsid w:val="00957BC8"/>
    <w:rsid w:val="009630C6"/>
    <w:rsid w:val="009667AE"/>
    <w:rsid w:val="00976998"/>
    <w:rsid w:val="00977845"/>
    <w:rsid w:val="00977F90"/>
    <w:rsid w:val="00982C6E"/>
    <w:rsid w:val="009846EC"/>
    <w:rsid w:val="0099045A"/>
    <w:rsid w:val="00991D08"/>
    <w:rsid w:val="009A3593"/>
    <w:rsid w:val="009A38ED"/>
    <w:rsid w:val="009A4EE5"/>
    <w:rsid w:val="009A6A96"/>
    <w:rsid w:val="009B006C"/>
    <w:rsid w:val="009B199D"/>
    <w:rsid w:val="009C4D2A"/>
    <w:rsid w:val="009C5756"/>
    <w:rsid w:val="009E1FAA"/>
    <w:rsid w:val="009E7724"/>
    <w:rsid w:val="009F387C"/>
    <w:rsid w:val="009F7E77"/>
    <w:rsid w:val="00A01EE9"/>
    <w:rsid w:val="00A20A0F"/>
    <w:rsid w:val="00A21E56"/>
    <w:rsid w:val="00A24C80"/>
    <w:rsid w:val="00A40FD9"/>
    <w:rsid w:val="00A43846"/>
    <w:rsid w:val="00A47447"/>
    <w:rsid w:val="00A4755A"/>
    <w:rsid w:val="00A72E11"/>
    <w:rsid w:val="00A7317E"/>
    <w:rsid w:val="00A7521B"/>
    <w:rsid w:val="00A76C36"/>
    <w:rsid w:val="00A8458E"/>
    <w:rsid w:val="00A90057"/>
    <w:rsid w:val="00A952F4"/>
    <w:rsid w:val="00AB1715"/>
    <w:rsid w:val="00AB25C9"/>
    <w:rsid w:val="00AB2CDD"/>
    <w:rsid w:val="00AB46EF"/>
    <w:rsid w:val="00AC12FC"/>
    <w:rsid w:val="00AC7900"/>
    <w:rsid w:val="00AF62E7"/>
    <w:rsid w:val="00B002E2"/>
    <w:rsid w:val="00B0246C"/>
    <w:rsid w:val="00B144BA"/>
    <w:rsid w:val="00B24464"/>
    <w:rsid w:val="00B26C73"/>
    <w:rsid w:val="00B30A6C"/>
    <w:rsid w:val="00B3383A"/>
    <w:rsid w:val="00B471FF"/>
    <w:rsid w:val="00B54E30"/>
    <w:rsid w:val="00B60580"/>
    <w:rsid w:val="00B62572"/>
    <w:rsid w:val="00B664D5"/>
    <w:rsid w:val="00B675E5"/>
    <w:rsid w:val="00B7784B"/>
    <w:rsid w:val="00B85C9A"/>
    <w:rsid w:val="00B86B1C"/>
    <w:rsid w:val="00B90997"/>
    <w:rsid w:val="00B9500E"/>
    <w:rsid w:val="00BA150B"/>
    <w:rsid w:val="00BB4613"/>
    <w:rsid w:val="00BB59C9"/>
    <w:rsid w:val="00BC08C6"/>
    <w:rsid w:val="00BC25EC"/>
    <w:rsid w:val="00BC70D8"/>
    <w:rsid w:val="00BD5603"/>
    <w:rsid w:val="00BD6056"/>
    <w:rsid w:val="00BD7647"/>
    <w:rsid w:val="00BE28D4"/>
    <w:rsid w:val="00BE7637"/>
    <w:rsid w:val="00BE796A"/>
    <w:rsid w:val="00BF53DB"/>
    <w:rsid w:val="00C01B88"/>
    <w:rsid w:val="00C14924"/>
    <w:rsid w:val="00C22F37"/>
    <w:rsid w:val="00C23C37"/>
    <w:rsid w:val="00C25F32"/>
    <w:rsid w:val="00C32243"/>
    <w:rsid w:val="00C34779"/>
    <w:rsid w:val="00C36888"/>
    <w:rsid w:val="00C37EC7"/>
    <w:rsid w:val="00C43388"/>
    <w:rsid w:val="00C47A07"/>
    <w:rsid w:val="00C50EF2"/>
    <w:rsid w:val="00C51F1A"/>
    <w:rsid w:val="00C5550C"/>
    <w:rsid w:val="00C771E9"/>
    <w:rsid w:val="00C80379"/>
    <w:rsid w:val="00C90485"/>
    <w:rsid w:val="00C956B8"/>
    <w:rsid w:val="00CA32A2"/>
    <w:rsid w:val="00CA32BF"/>
    <w:rsid w:val="00CA6517"/>
    <w:rsid w:val="00CB7D6F"/>
    <w:rsid w:val="00CC1936"/>
    <w:rsid w:val="00CC3BD3"/>
    <w:rsid w:val="00CC4BDB"/>
    <w:rsid w:val="00CC7A3C"/>
    <w:rsid w:val="00CE69D8"/>
    <w:rsid w:val="00CF775B"/>
    <w:rsid w:val="00D10A45"/>
    <w:rsid w:val="00D119FE"/>
    <w:rsid w:val="00D122E9"/>
    <w:rsid w:val="00D12F83"/>
    <w:rsid w:val="00D143BC"/>
    <w:rsid w:val="00D2025B"/>
    <w:rsid w:val="00D20594"/>
    <w:rsid w:val="00D230FE"/>
    <w:rsid w:val="00D25CE5"/>
    <w:rsid w:val="00D2606C"/>
    <w:rsid w:val="00D438A2"/>
    <w:rsid w:val="00D51798"/>
    <w:rsid w:val="00D603E9"/>
    <w:rsid w:val="00D63D39"/>
    <w:rsid w:val="00D66FFA"/>
    <w:rsid w:val="00D702B8"/>
    <w:rsid w:val="00D73E1D"/>
    <w:rsid w:val="00D77338"/>
    <w:rsid w:val="00D857DB"/>
    <w:rsid w:val="00D96AB5"/>
    <w:rsid w:val="00D97DAA"/>
    <w:rsid w:val="00DA7CE5"/>
    <w:rsid w:val="00DB1A52"/>
    <w:rsid w:val="00DC5909"/>
    <w:rsid w:val="00DD5418"/>
    <w:rsid w:val="00DE2B28"/>
    <w:rsid w:val="00DE3E2F"/>
    <w:rsid w:val="00DF4E36"/>
    <w:rsid w:val="00E02458"/>
    <w:rsid w:val="00E03E10"/>
    <w:rsid w:val="00E06E77"/>
    <w:rsid w:val="00E10142"/>
    <w:rsid w:val="00E11481"/>
    <w:rsid w:val="00E1369B"/>
    <w:rsid w:val="00E23FC5"/>
    <w:rsid w:val="00E25DA8"/>
    <w:rsid w:val="00E279D2"/>
    <w:rsid w:val="00E377FF"/>
    <w:rsid w:val="00E4137C"/>
    <w:rsid w:val="00E43424"/>
    <w:rsid w:val="00E43C1B"/>
    <w:rsid w:val="00E4434B"/>
    <w:rsid w:val="00E4447B"/>
    <w:rsid w:val="00E45F95"/>
    <w:rsid w:val="00E6457A"/>
    <w:rsid w:val="00E74859"/>
    <w:rsid w:val="00E75A8F"/>
    <w:rsid w:val="00E770C1"/>
    <w:rsid w:val="00E825F0"/>
    <w:rsid w:val="00E83EF7"/>
    <w:rsid w:val="00E857B2"/>
    <w:rsid w:val="00EA34FD"/>
    <w:rsid w:val="00EA56CB"/>
    <w:rsid w:val="00EA56DE"/>
    <w:rsid w:val="00EB6425"/>
    <w:rsid w:val="00EB6F93"/>
    <w:rsid w:val="00EC335E"/>
    <w:rsid w:val="00ED7055"/>
    <w:rsid w:val="00EE167D"/>
    <w:rsid w:val="00EE55A8"/>
    <w:rsid w:val="00EE7CB4"/>
    <w:rsid w:val="00EF26BC"/>
    <w:rsid w:val="00EF5541"/>
    <w:rsid w:val="00EF79F7"/>
    <w:rsid w:val="00F03C95"/>
    <w:rsid w:val="00F063B5"/>
    <w:rsid w:val="00F1197A"/>
    <w:rsid w:val="00F150E0"/>
    <w:rsid w:val="00F205FB"/>
    <w:rsid w:val="00F24FFB"/>
    <w:rsid w:val="00F25F25"/>
    <w:rsid w:val="00F26075"/>
    <w:rsid w:val="00F44E99"/>
    <w:rsid w:val="00F54637"/>
    <w:rsid w:val="00F7357A"/>
    <w:rsid w:val="00F81915"/>
    <w:rsid w:val="00F83319"/>
    <w:rsid w:val="00F85106"/>
    <w:rsid w:val="00F92295"/>
    <w:rsid w:val="00F94510"/>
    <w:rsid w:val="00F94BFD"/>
    <w:rsid w:val="00FA2E88"/>
    <w:rsid w:val="00FA53C2"/>
    <w:rsid w:val="00FB14EA"/>
    <w:rsid w:val="00FB256A"/>
    <w:rsid w:val="00FB4F58"/>
    <w:rsid w:val="00FB6F1E"/>
    <w:rsid w:val="00FC68B9"/>
    <w:rsid w:val="00FE3307"/>
    <w:rsid w:val="00FE4178"/>
    <w:rsid w:val="00FF5BA4"/>
    <w:rsid w:val="00FF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B7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7991"/>
    <w:rPr>
      <w:rFonts w:ascii="Courier New" w:hAnsi="Courier New" w:cs="Courier New"/>
    </w:rPr>
  </w:style>
  <w:style w:type="character" w:customStyle="1" w:styleId="pln">
    <w:name w:val="pln"/>
    <w:basedOn w:val="DefaultParagraphFont"/>
    <w:rsid w:val="001B7991"/>
  </w:style>
  <w:style w:type="character" w:customStyle="1" w:styleId="pun">
    <w:name w:val="pun"/>
    <w:basedOn w:val="DefaultParagraphFont"/>
    <w:rsid w:val="001B7991"/>
  </w:style>
  <w:style w:type="character" w:customStyle="1" w:styleId="typ">
    <w:name w:val="typ"/>
    <w:basedOn w:val="DefaultParagraphFont"/>
    <w:rsid w:val="001B7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8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://eureka-host2:8762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54" Type="http://schemas.openxmlformats.org/officeDocument/2006/relationships/hyperlink" Target="http://localhost:9001/rsmortgage-customerservice/v1/customer/3" TargetMode="External"/><Relationship Id="rId62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://eureka-host1:8761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6.png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localhost:8761" TargetMode="External"/><Relationship Id="rId36" Type="http://schemas.openxmlformats.org/officeDocument/2006/relationships/image" Target="media/image22.png"/><Relationship Id="rId49" Type="http://schemas.openxmlformats.org/officeDocument/2006/relationships/hyperlink" Target="http://localhost:9001/rsmortgage-customerservice/v1/customer" TargetMode="External"/><Relationship Id="rId57" Type="http://schemas.openxmlformats.org/officeDocument/2006/relationships/image" Target="media/image39.png"/><Relationship Id="rId61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yperlink" Target="http://localhost:8761" TargetMode="External"/><Relationship Id="rId52" Type="http://schemas.openxmlformats.org/officeDocument/2006/relationships/image" Target="media/image35.png"/><Relationship Id="rId60" Type="http://schemas.openxmlformats.org/officeDocument/2006/relationships/header" Target="header1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localhost:8762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38.png"/><Relationship Id="rId64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hyperlink" Target="http://localhost:9001/rsmortgage-customerservice/v1/customer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1532</TotalTime>
  <Pages>83</Pages>
  <Words>7396</Words>
  <Characters>42158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49456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156</cp:revision>
  <cp:lastPrinted>2011-07-14T21:05:00Z</cp:lastPrinted>
  <dcterms:created xsi:type="dcterms:W3CDTF">2016-11-05T16:51:00Z</dcterms:created>
  <dcterms:modified xsi:type="dcterms:W3CDTF">2017-04-30T14:07:00Z</dcterms:modified>
</cp:coreProperties>
</file>